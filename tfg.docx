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938767" w14:textId="1D7F440B" w:rsidR="008F3F2E" w:rsidRPr="00A04ED4" w:rsidRDefault="0025712C" w:rsidP="008F3F2E">
      <w:bookmarkStart w:id="0" w:name="_Toc229935382"/>
      <w:bookmarkStart w:id="1" w:name="_Toc229935579"/>
      <w:bookmarkStart w:id="2" w:name="_Toc183968457"/>
      <w:r w:rsidRPr="00A04ED4">
        <w:rPr>
          <w:rFonts w:cs="Times New Roman"/>
          <w:noProof/>
          <w:lang w:eastAsia="es-ES"/>
          <w14:ligatures w14:val="none"/>
          <w14:cntxtAlts w14:val="0"/>
        </w:rPr>
        <mc:AlternateContent>
          <mc:Choice Requires="wps">
            <w:drawing>
              <wp:anchor distT="0" distB="0" distL="114300" distR="114300" simplePos="0" relativeHeight="251640320" behindDoc="0" locked="0" layoutInCell="1" allowOverlap="1" wp14:anchorId="00F7EBA0" wp14:editId="64B3D8D9">
                <wp:simplePos x="0" y="0"/>
                <wp:positionH relativeFrom="page">
                  <wp:posOffset>1513114</wp:posOffset>
                </wp:positionH>
                <wp:positionV relativeFrom="page">
                  <wp:posOffset>5932714</wp:posOffset>
                </wp:positionV>
                <wp:extent cx="2895600" cy="655320"/>
                <wp:effectExtent l="0" t="0" r="0" b="0"/>
                <wp:wrapNone/>
                <wp:docPr id="3664" name="Rectangle 3664"/>
                <wp:cNvGraphicFramePr/>
                <a:graphic xmlns:a="http://schemas.openxmlformats.org/drawingml/2006/main">
                  <a:graphicData uri="http://schemas.microsoft.com/office/word/2010/wordprocessingShape">
                    <wps:wsp>
                      <wps:cNvSpPr/>
                      <wps:spPr>
                        <a:xfrm>
                          <a:off x="0" y="0"/>
                          <a:ext cx="2895600" cy="655320"/>
                        </a:xfrm>
                        <a:prstGeom prst="rect">
                          <a:avLst/>
                        </a:prstGeom>
                        <a:ln>
                          <a:noFill/>
                        </a:ln>
                      </wps:spPr>
                      <wps:txbx>
                        <w:txbxContent>
                          <w:p w14:paraId="295D4E3D" w14:textId="1F9EC404" w:rsidR="00FD027E" w:rsidRPr="00E07F6F" w:rsidRDefault="00FD027E" w:rsidP="00E07F6F">
                            <w:pPr>
                              <w:rPr>
                                <w:rStyle w:val="portadaautoresCar"/>
                                <w:rFonts w:eastAsiaTheme="majorEastAsia"/>
                                <w:sz w:val="30"/>
                                <w:szCs w:val="30"/>
                              </w:rPr>
                            </w:pPr>
                            <w:r>
                              <w:rPr>
                                <w:rStyle w:val="portadaautoresCar"/>
                                <w:rFonts w:eastAsiaTheme="majorEastAsia"/>
                                <w:sz w:val="30"/>
                                <w:szCs w:val="30"/>
                              </w:rPr>
                              <w:t>Autor: Elías Marín Domínguez</w:t>
                            </w:r>
                          </w:p>
                          <w:p w14:paraId="63321764" w14:textId="6F6CC1B4" w:rsidR="00FD027E" w:rsidRPr="00E07F6F" w:rsidRDefault="00FD027E"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Pr>
                                <w:rStyle w:val="portadaautoresCar"/>
                                <w:rFonts w:eastAsiaTheme="majorEastAsia"/>
                                <w:sz w:val="30"/>
                                <w:szCs w:val="30"/>
                              </w:rPr>
                              <w:t>Juan Carlos del Pino López.</w:t>
                            </w:r>
                          </w:p>
                        </w:txbxContent>
                      </wps:txbx>
                      <wps:bodyPr horzOverflow="overflow" wrap="square" lIns="0" tIns="0" rIns="0" bIns="0" rtlCol="0">
                        <a:noAutofit/>
                      </wps:bodyPr>
                    </wps:wsp>
                  </a:graphicData>
                </a:graphic>
                <wp14:sizeRelH relativeFrom="margin">
                  <wp14:pctWidth>0</wp14:pctWidth>
                </wp14:sizeRelH>
              </wp:anchor>
            </w:drawing>
          </mc:Choice>
          <mc:Fallback>
            <w:pict>
              <v:rect w14:anchorId="00F7EBA0" id="Rectangle 3664" o:spid="_x0000_s1026" style="position:absolute;left:0;text-align:left;margin-left:119.15pt;margin-top:467.15pt;width:228pt;height:51.6pt;z-index:25164032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" filled="f" stroked="f">
                <v:textbox inset="0,0,0,0">
                  <w:txbxContent>
                    <w:p w14:paraId="295D4E3D" w14:textId="1F9EC404" w:rsidR="00FD027E" w:rsidRPr="00E07F6F" w:rsidRDefault="00FD027E" w:rsidP="00E07F6F">
                      <w:pPr>
                        <w:rPr>
                          <w:rStyle w:val="portadaautoresCar"/>
                          <w:rFonts w:eastAsiaTheme="majorEastAsia"/>
                          <w:sz w:val="30"/>
                          <w:szCs w:val="30"/>
                        </w:rPr>
                      </w:pPr>
                      <w:r>
                        <w:rPr>
                          <w:rStyle w:val="portadaautoresCar"/>
                          <w:rFonts w:eastAsiaTheme="majorEastAsia"/>
                          <w:sz w:val="30"/>
                          <w:szCs w:val="30"/>
                        </w:rPr>
                        <w:t>Autor: Elías Marín Domínguez</w:t>
                      </w:r>
                    </w:p>
                    <w:p w14:paraId="63321764" w14:textId="6F6CC1B4" w:rsidR="00FD027E" w:rsidRPr="00E07F6F" w:rsidRDefault="00FD027E"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Pr>
                          <w:rStyle w:val="portadaautoresCar"/>
                          <w:rFonts w:eastAsiaTheme="majorEastAsia"/>
                          <w:sz w:val="30"/>
                          <w:szCs w:val="30"/>
                        </w:rPr>
                        <w:t>Juan Carlos del Pino López.</w:t>
                      </w:r>
                    </w:p>
                  </w:txbxContent>
                </v:textbox>
                <w10:wrap anchorx="page" anchory="page"/>
              </v:rect>
            </w:pict>
          </mc:Fallback>
        </mc:AlternateContent>
      </w:r>
      <w:r w:rsidR="000B51D2" w:rsidRPr="00A04ED4">
        <w:rPr>
          <w:noProof/>
          <w:lang w:eastAsia="es-ES"/>
          <w14:ligatures w14:val="none"/>
          <w14:cntxtAlts w14:val="0"/>
        </w:rPr>
        <w:drawing>
          <wp:anchor distT="0" distB="0" distL="114300" distR="114300" simplePos="0" relativeHeight="251759104" behindDoc="0" locked="0" layoutInCell="1" allowOverlap="1" wp14:anchorId="48B13099" wp14:editId="3EC71921">
            <wp:simplePos x="0" y="0"/>
            <wp:positionH relativeFrom="column">
              <wp:posOffset>1677670</wp:posOffset>
            </wp:positionH>
            <wp:positionV relativeFrom="paragraph">
              <wp:posOffset>8832634</wp:posOffset>
            </wp:positionV>
            <wp:extent cx="1008248" cy="897471"/>
            <wp:effectExtent l="0" t="0" r="825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8248" cy="897471"/>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C44D6" w:rsidRPr="00A04ED4">
        <w:rPr>
          <w:noProof/>
          <w:lang w:eastAsia="es-ES"/>
          <w14:ligatures w14:val="none"/>
          <w14:cntxtAlts w14:val="0"/>
        </w:rPr>
        <w:drawing>
          <wp:anchor distT="0" distB="0" distL="114300" distR="114300" simplePos="0" relativeHeight="251741696" behindDoc="0" locked="0" layoutInCell="1" allowOverlap="1" wp14:anchorId="6E77D66E" wp14:editId="25D9409D">
            <wp:simplePos x="0" y="0"/>
            <wp:positionH relativeFrom="column">
              <wp:posOffset>-904875</wp:posOffset>
            </wp:positionH>
            <wp:positionV relativeFrom="paragraph">
              <wp:posOffset>6680835</wp:posOffset>
            </wp:positionV>
            <wp:extent cx="1273810" cy="203517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4306" cy="2035967"/>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C44D6" w:rsidRPr="00A04ED4">
        <w:rPr>
          <w:noProof/>
          <w:lang w:eastAsia="es-ES"/>
          <w14:ligatures w14:val="none"/>
          <w14:cntxtAlts w14:val="0"/>
        </w:rPr>
        <w:drawing>
          <wp:inline distT="0" distB="0" distL="0" distR="0" wp14:anchorId="1CB16FC4" wp14:editId="5137553B">
            <wp:extent cx="4001770" cy="6365240"/>
            <wp:effectExtent l="0" t="0" r="11430" b="1016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1770" cy="6365240"/>
                    </a:xfrm>
                    <a:prstGeom prst="rect">
                      <a:avLst/>
                    </a:prstGeom>
                    <a:noFill/>
                    <a:ln>
                      <a:noFill/>
                    </a:ln>
                  </pic:spPr>
                </pic:pic>
              </a:graphicData>
            </a:graphic>
          </wp:inline>
        </w:drawing>
      </w:r>
      <w:r w:rsidR="00CB4EF5" w:rsidRPr="00A04ED4">
        <w:rPr>
          <w:noProof/>
          <w:lang w:eastAsia="es-ES"/>
          <w14:ligatures w14:val="none"/>
          <w14:cntxtAlts w14:val="0"/>
        </w:rPr>
        <w:drawing>
          <wp:anchor distT="0" distB="0" distL="114300" distR="114300" simplePos="0" relativeHeight="251588096" behindDoc="0" locked="0" layoutInCell="1" allowOverlap="1" wp14:anchorId="6B88155C" wp14:editId="4B27F609">
            <wp:simplePos x="0" y="0"/>
            <wp:positionH relativeFrom="column">
              <wp:posOffset>-904875</wp:posOffset>
            </wp:positionH>
            <wp:positionV relativeFrom="paragraph">
              <wp:posOffset>-723900</wp:posOffset>
            </wp:positionV>
            <wp:extent cx="7566741" cy="10713720"/>
            <wp:effectExtent l="0" t="0" r="2540" b="5080"/>
            <wp:wrapNone/>
            <wp:docPr id="8" name="Imagen 8" descr="Macintosh HD:Users:jjmf:Desktop:PortadaCobos2008p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jmf:Desktop:PortadaCobos2008pf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66741" cy="1071372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07F6F" w:rsidRPr="00A04ED4">
        <w:rPr>
          <w:noProof/>
          <w:lang w:eastAsia="es-ES"/>
          <w14:ligatures w14:val="none"/>
          <w14:cntxtAlts w14:val="0"/>
        </w:rPr>
        <mc:AlternateContent>
          <mc:Choice Requires="wps">
            <w:drawing>
              <wp:anchor distT="0" distB="0" distL="114300" distR="114300" simplePos="0" relativeHeight="251622912" behindDoc="0" locked="0" layoutInCell="1" allowOverlap="1" wp14:anchorId="2019D75A" wp14:editId="5A955F0E">
                <wp:simplePos x="0" y="0"/>
                <wp:positionH relativeFrom="page">
                  <wp:posOffset>1515110</wp:posOffset>
                </wp:positionH>
                <wp:positionV relativeFrom="page">
                  <wp:posOffset>4636135</wp:posOffset>
                </wp:positionV>
                <wp:extent cx="5719445" cy="1187450"/>
                <wp:effectExtent l="0" t="0" r="0" b="0"/>
                <wp:wrapNone/>
                <wp:docPr id="3645" name="Rectangle 3645"/>
                <wp:cNvGraphicFramePr/>
                <a:graphic xmlns:a="http://schemas.openxmlformats.org/drawingml/2006/main">
                  <a:graphicData uri="http://schemas.microsoft.com/office/word/2010/wordprocessingShape">
                    <wps:wsp>
                      <wps:cNvSpPr/>
                      <wps:spPr>
                        <a:xfrm>
                          <a:off x="0" y="0"/>
                          <a:ext cx="5719445" cy="1187450"/>
                        </a:xfrm>
                        <a:prstGeom prst="rect">
                          <a:avLst/>
                        </a:prstGeom>
                        <a:ln>
                          <a:noFill/>
                        </a:ln>
                      </wps:spPr>
                      <wps:txbx>
                        <w:txbxContent>
                          <w:sdt>
                            <w:sdtPr>
                              <w:rPr>
                                <w:b/>
                                <w:sz w:val="42"/>
                                <w:szCs w:val="42"/>
                              </w:rPr>
                              <w:alias w:val="Título"/>
                              <w:tag w:val=""/>
                              <w:id w:val="1626506454"/>
                              <w:dataBinding w:prefixMappings="xmlns:ns0='http://purl.org/dc/elements/1.1/' xmlns:ns1='http://schemas.openxmlformats.org/package/2006/metadata/core-properties' " w:xpath="/ns1:coreProperties[1]/ns0:title[1]" w:storeItemID="{6C3C8BC8-F283-45AE-878A-BAB7291924A1}"/>
                              <w:text/>
                            </w:sdtPr>
                            <w:sdtEndPr/>
                            <w:sdtContent>
                              <w:p w14:paraId="2F2BD31A" w14:textId="4B747483" w:rsidR="00FD027E" w:rsidRDefault="00FD027E" w:rsidP="008F3F2E">
                                <w:pPr>
                                  <w:pStyle w:val="portadaproyecto"/>
                                  <w:rPr>
                                    <w:b/>
                                    <w:sz w:val="42"/>
                                    <w:szCs w:val="42"/>
                                  </w:rPr>
                                </w:pPr>
                                <w:r w:rsidRPr="0025712C">
                                  <w:rPr>
                                    <w:b/>
                                    <w:sz w:val="42"/>
                                    <w:szCs w:val="42"/>
                                  </w:rPr>
                                  <w:t>Monitorización-gestión consumo eléctrico de una vivienda.</w:t>
                                </w:r>
                              </w:p>
                            </w:sdtContent>
                          </w:sdt>
                          <w:p w14:paraId="4DA69503" w14:textId="35D27488" w:rsidR="00FD027E" w:rsidRPr="0025712C" w:rsidRDefault="00FD027E" w:rsidP="008F3F2E">
                            <w:pPr>
                              <w:pStyle w:val="portadaproyecto"/>
                              <w:rPr>
                                <w:sz w:val="42"/>
                                <w:szCs w:val="42"/>
                              </w:rPr>
                            </w:pPr>
                          </w:p>
                        </w:txbxContent>
                      </wps:txbx>
                      <wps:bodyPr horzOverflow="overflow" wrap="square" lIns="0" tIns="0" rIns="0" bIns="0" rtlCol="0">
                        <a:noAutofit/>
                      </wps:bodyPr>
                    </wps:wsp>
                  </a:graphicData>
                </a:graphic>
                <wp14:sizeRelH relativeFrom="margin">
                  <wp14:pctWidth>0</wp14:pctWidth>
                </wp14:sizeRelH>
              </wp:anchor>
            </w:drawing>
          </mc:Choice>
          <mc:Fallback>
            <w:pict>
              <v:rect w14:anchorId="2019D75A" id="Rectangle 3645" o:spid="_x0000_s1027" style="position:absolute;left:0;text-align:left;margin-left:119.3pt;margin-top:365.05pt;width:450.35pt;height:93.5pt;z-index:251622912;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" filled="f" stroked="f">
                <v:textbox inset="0,0,0,0">
                  <w:txbxContent>
                    <w:sdt>
                      <w:sdtPr>
                        <w:rPr>
                          <w:b/>
                          <w:sz w:val="42"/>
                          <w:szCs w:val="42"/>
                        </w:rPr>
                        <w:alias w:val="Título"/>
                        <w:tag w:val=""/>
                        <w:id w:val="1626506454"/>
                        <w:dataBinding w:prefixMappings="xmlns:ns0='http://purl.org/dc/elements/1.1/' xmlns:ns1='http://schemas.openxmlformats.org/package/2006/metadata/core-properties' " w:xpath="/ns1:coreProperties[1]/ns0:title[1]" w:storeItemID="{6C3C8BC8-F283-45AE-878A-BAB7291924A1}"/>
                        <w:text/>
                      </w:sdtPr>
                      <w:sdtEndPr/>
                      <w:sdtContent>
                        <w:p w14:paraId="2F2BD31A" w14:textId="4B747483" w:rsidR="00FD027E" w:rsidRDefault="00FD027E" w:rsidP="008F3F2E">
                          <w:pPr>
                            <w:pStyle w:val="portadaproyecto"/>
                            <w:rPr>
                              <w:b/>
                              <w:sz w:val="42"/>
                              <w:szCs w:val="42"/>
                            </w:rPr>
                          </w:pPr>
                          <w:r w:rsidRPr="0025712C">
                            <w:rPr>
                              <w:b/>
                              <w:sz w:val="42"/>
                              <w:szCs w:val="42"/>
                            </w:rPr>
                            <w:t>Monitorización-gestión consumo eléctrico de una vivienda.</w:t>
                          </w:r>
                        </w:p>
                      </w:sdtContent>
                    </w:sdt>
                    <w:p w14:paraId="4DA69503" w14:textId="35D27488" w:rsidR="00FD027E" w:rsidRPr="0025712C" w:rsidRDefault="00FD027E" w:rsidP="008F3F2E">
                      <w:pPr>
                        <w:pStyle w:val="portadaproyecto"/>
                        <w:rPr>
                          <w:sz w:val="42"/>
                          <w:szCs w:val="42"/>
                        </w:rPr>
                      </w:pPr>
                    </w:p>
                  </w:txbxContent>
                </v:textbox>
                <w10:wrap anchorx="page" anchory="page"/>
              </v:rect>
            </w:pict>
          </mc:Fallback>
        </mc:AlternateContent>
      </w:r>
      <w:r w:rsidR="00E07F6F" w:rsidRPr="00A04ED4">
        <w:rPr>
          <w:noProof/>
          <w:lang w:eastAsia="es-ES"/>
          <w14:ligatures w14:val="none"/>
          <w14:cntxtAlts w14:val="0"/>
        </w:rPr>
        <mc:AlternateContent>
          <mc:Choice Requires="wps">
            <w:drawing>
              <wp:anchor distT="0" distB="0" distL="114300" distR="114300" simplePos="0" relativeHeight="251605504" behindDoc="0" locked="0" layoutInCell="1" allowOverlap="1" wp14:anchorId="7C7EF095" wp14:editId="0A5A010A">
                <wp:simplePos x="0" y="0"/>
                <wp:positionH relativeFrom="page">
                  <wp:posOffset>1515745</wp:posOffset>
                </wp:positionH>
                <wp:positionV relativeFrom="page">
                  <wp:posOffset>864870</wp:posOffset>
                </wp:positionV>
                <wp:extent cx="5364480" cy="1375410"/>
                <wp:effectExtent l="0" t="0" r="0" b="0"/>
                <wp:wrapNone/>
                <wp:docPr id="3638" name="Rectangle 3638"/>
                <wp:cNvGraphicFramePr/>
                <a:graphic xmlns:a="http://schemas.openxmlformats.org/drawingml/2006/main">
                  <a:graphicData uri="http://schemas.microsoft.com/office/word/2010/wordprocessingShape">
                    <wps:wsp>
                      <wps:cNvSpPr/>
                      <wps:spPr>
                        <a:xfrm>
                          <a:off x="0" y="0"/>
                          <a:ext cx="5364480" cy="1375410"/>
                        </a:xfrm>
                        <a:prstGeom prst="rect">
                          <a:avLst/>
                        </a:prstGeom>
                        <a:ln>
                          <a:noFill/>
                        </a:ln>
                      </wps:spPr>
                      <wps:txbx>
                        <w:txbxContent>
                          <w:p w14:paraId="39C11523" w14:textId="77777777" w:rsidR="00FD027E" w:rsidRPr="00E07F6F" w:rsidRDefault="00FD027E" w:rsidP="008F3F2E">
                            <w:pPr>
                              <w:spacing w:after="0" w:line="276" w:lineRule="auto"/>
                              <w:jc w:val="left"/>
                              <w:rPr>
                                <w:rFonts w:cs="Times New Roman"/>
                                <w:sz w:val="42"/>
                                <w:szCs w:val="42"/>
                              </w:rPr>
                            </w:pPr>
                            <w:r w:rsidRPr="00E07F6F">
                              <w:rPr>
                                <w:rFonts w:cs="Times New Roman"/>
                                <w:sz w:val="42"/>
                                <w:szCs w:val="42"/>
                              </w:rPr>
                              <w:t>Proyecto Fin de Carrera</w:t>
                            </w:r>
                          </w:p>
                          <w:p w14:paraId="7E6D7703" w14:textId="6D1C5985" w:rsidR="00FD027E" w:rsidRPr="00E07F6F" w:rsidRDefault="00FD027E" w:rsidP="00AD4D10">
                            <w:pPr>
                              <w:pStyle w:val="portadaproyecto"/>
                              <w:rPr>
                                <w:sz w:val="42"/>
                                <w:szCs w:val="42"/>
                              </w:rPr>
                            </w:pPr>
                            <w:r>
                              <w:rPr>
                                <w:sz w:val="42"/>
                                <w:szCs w:val="42"/>
                              </w:rPr>
                              <w:t>Grado en Ingeniería Electrónica, Robótica y Mecatrónica</w:t>
                            </w:r>
                          </w:p>
                          <w:p w14:paraId="606ADB57" w14:textId="77777777" w:rsidR="00FD027E" w:rsidRPr="00E07F6F" w:rsidRDefault="00FD027E" w:rsidP="008F3F2E">
                            <w:pPr>
                              <w:spacing w:after="0" w:line="276" w:lineRule="auto"/>
                              <w:jc w:val="left"/>
                              <w:rPr>
                                <w:sz w:val="44"/>
                                <w:szCs w:val="44"/>
                              </w:rPr>
                            </w:pPr>
                          </w:p>
                        </w:txbxContent>
                      </wps:txbx>
                      <wps:bodyPr horzOverflow="overflow" lIns="0" tIns="0" rIns="0" bIns="0" rtlCol="0">
                        <a:noAutofit/>
                      </wps:bodyPr>
                    </wps:wsp>
                  </a:graphicData>
                </a:graphic>
                <wp14:sizeRelV relativeFrom="margin">
                  <wp14:pctHeight>0</wp14:pctHeight>
                </wp14:sizeRelV>
              </wp:anchor>
            </w:drawing>
          </mc:Choice>
          <mc:Fallback>
            <w:pict>
              <v:rect w14:anchorId="7C7EF095" id="Rectangle 3638" o:spid="_x0000_s1028" style="position:absolute;left:0;text-align:left;margin-left:119.35pt;margin-top:68.1pt;width:422.4pt;height:108.3pt;z-index:251605504;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" filled="f" stroked="f">
                <v:textbox inset="0,0,0,0">
                  <w:txbxContent>
                    <w:p w14:paraId="39C11523" w14:textId="77777777" w:rsidR="00FD027E" w:rsidRPr="00E07F6F" w:rsidRDefault="00FD027E" w:rsidP="008F3F2E">
                      <w:pPr>
                        <w:spacing w:after="0" w:line="276" w:lineRule="auto"/>
                        <w:jc w:val="left"/>
                        <w:rPr>
                          <w:rFonts w:cs="Times New Roman"/>
                          <w:sz w:val="42"/>
                          <w:szCs w:val="42"/>
                        </w:rPr>
                      </w:pPr>
                      <w:r w:rsidRPr="00E07F6F">
                        <w:rPr>
                          <w:rFonts w:cs="Times New Roman"/>
                          <w:sz w:val="42"/>
                          <w:szCs w:val="42"/>
                        </w:rPr>
                        <w:t>Proyecto Fin de Carrera</w:t>
                      </w:r>
                    </w:p>
                    <w:p w14:paraId="7E6D7703" w14:textId="6D1C5985" w:rsidR="00FD027E" w:rsidRPr="00E07F6F" w:rsidRDefault="00FD027E" w:rsidP="00AD4D10">
                      <w:pPr>
                        <w:pStyle w:val="portadaproyecto"/>
                        <w:rPr>
                          <w:sz w:val="42"/>
                          <w:szCs w:val="42"/>
                        </w:rPr>
                      </w:pPr>
                      <w:r>
                        <w:rPr>
                          <w:sz w:val="42"/>
                          <w:szCs w:val="42"/>
                        </w:rPr>
                        <w:t>Grado en Ingeniería Electrónica, Robótica y Mecatrónica</w:t>
                      </w:r>
                    </w:p>
                    <w:p w14:paraId="606ADB57" w14:textId="77777777" w:rsidR="00FD027E" w:rsidRPr="00E07F6F" w:rsidRDefault="00FD027E" w:rsidP="008F3F2E">
                      <w:pPr>
                        <w:spacing w:after="0" w:line="276" w:lineRule="auto"/>
                        <w:jc w:val="left"/>
                        <w:rPr>
                          <w:sz w:val="44"/>
                          <w:szCs w:val="44"/>
                        </w:rPr>
                      </w:pPr>
                    </w:p>
                  </w:txbxContent>
                </v:textbox>
                <w10:wrap anchorx="page" anchory="page"/>
              </v:rect>
            </w:pict>
          </mc:Fallback>
        </mc:AlternateContent>
      </w:r>
      <w:r w:rsidR="00140AB6" w:rsidRPr="00A04ED4">
        <w:rPr>
          <w:noProof/>
          <w:lang w:eastAsia="es-ES"/>
          <w14:ligatures w14:val="none"/>
          <w14:cntxtAlts w14:val="0"/>
        </w:rPr>
        <mc:AlternateContent>
          <mc:Choice Requires="wps">
            <w:drawing>
              <wp:anchor distT="0" distB="0" distL="114300" distR="114300" simplePos="0" relativeHeight="251657728" behindDoc="0" locked="0" layoutInCell="1" allowOverlap="1" wp14:anchorId="4869AD15" wp14:editId="08973AA2">
                <wp:simplePos x="0" y="0"/>
                <wp:positionH relativeFrom="page">
                  <wp:posOffset>2054860</wp:posOffset>
                </wp:positionH>
                <wp:positionV relativeFrom="page">
                  <wp:posOffset>7883525</wp:posOffset>
                </wp:positionV>
                <wp:extent cx="3709035" cy="690880"/>
                <wp:effectExtent l="0" t="0" r="0" b="0"/>
                <wp:wrapTopAndBottom/>
                <wp:docPr id="3668" name="Rectangle 3668"/>
                <wp:cNvGraphicFramePr/>
                <a:graphic xmlns:a="http://schemas.openxmlformats.org/drawingml/2006/main">
                  <a:graphicData uri="http://schemas.microsoft.com/office/word/2010/wordprocessingShape">
                    <wps:wsp>
                      <wps:cNvSpPr/>
                      <wps:spPr>
                        <a:xfrm>
                          <a:off x="0" y="0"/>
                          <a:ext cx="3709035" cy="690880"/>
                        </a:xfrm>
                        <a:prstGeom prst="rect">
                          <a:avLst/>
                        </a:prstGeom>
                        <a:ln>
                          <a:noFill/>
                        </a:ln>
                      </wps:spPr>
                      <wps:txbx>
                        <w:txbxContent>
                          <w:p w14:paraId="219872DE" w14:textId="68801CE3" w:rsidR="00FD027E" w:rsidRDefault="00FD027E" w:rsidP="00140AB6">
                            <w:pPr>
                              <w:pStyle w:val="portadadepartamento"/>
                              <w:jc w:val="center"/>
                              <w:rPr>
                                <w:sz w:val="28"/>
                                <w:szCs w:val="28"/>
                              </w:rPr>
                            </w:pPr>
                            <w:r w:rsidRPr="00140AB6">
                              <w:rPr>
                                <w:sz w:val="28"/>
                                <w:szCs w:val="28"/>
                              </w:rPr>
                              <w:t>Dp</w:t>
                            </w:r>
                            <w:r>
                              <w:rPr>
                                <w:sz w:val="28"/>
                                <w:szCs w:val="28"/>
                              </w:rPr>
                              <w:t>to</w:t>
                            </w:r>
                            <w:r w:rsidRPr="00140AB6">
                              <w:rPr>
                                <w:sz w:val="28"/>
                                <w:szCs w:val="28"/>
                              </w:rPr>
                              <w:t xml:space="preserve">. </w:t>
                            </w:r>
                            <w:r>
                              <w:rPr>
                                <w:sz w:val="28"/>
                                <w:szCs w:val="28"/>
                              </w:rPr>
                              <w:t>de Ingeniería Eléctrica</w:t>
                            </w:r>
                          </w:p>
                          <w:p w14:paraId="4D81E2E7" w14:textId="546CB2DA" w:rsidR="00FD027E" w:rsidRDefault="00FD027E" w:rsidP="00140AB6">
                            <w:pPr>
                              <w:pStyle w:val="portadadepartamento"/>
                              <w:jc w:val="center"/>
                              <w:rPr>
                                <w:sz w:val="28"/>
                                <w:szCs w:val="28"/>
                              </w:rPr>
                            </w:pPr>
                            <w:r>
                              <w:rPr>
                                <w:sz w:val="28"/>
                                <w:szCs w:val="28"/>
                              </w:rPr>
                              <w:t>Escuela Técnica Superior de Ingeniería</w:t>
                            </w:r>
                          </w:p>
                          <w:p w14:paraId="59D875FD" w14:textId="2C3FD023" w:rsidR="00FD027E" w:rsidRDefault="00FD027E" w:rsidP="00140AB6">
                            <w:pPr>
                              <w:pStyle w:val="portadadepartamento"/>
                              <w:jc w:val="center"/>
                              <w:rPr>
                                <w:sz w:val="28"/>
                                <w:szCs w:val="28"/>
                              </w:rPr>
                            </w:pPr>
                            <w:r>
                              <w:rPr>
                                <w:sz w:val="28"/>
                                <w:szCs w:val="28"/>
                              </w:rPr>
                              <w:t>Universidad de Sevilla</w:t>
                            </w:r>
                          </w:p>
                          <w:p w14:paraId="6033548F" w14:textId="77777777" w:rsidR="00FD027E" w:rsidRPr="00140AB6" w:rsidRDefault="00FD027E" w:rsidP="00140AB6">
                            <w:pPr>
                              <w:pStyle w:val="portadadepartamento"/>
                              <w:jc w:val="center"/>
                              <w:rPr>
                                <w:sz w:val="28"/>
                                <w:szCs w:val="28"/>
                              </w:rPr>
                            </w:pP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4869AD15" id="Rectangle 3668" o:spid="_x0000_s1029" style="position:absolute;left:0;text-align:left;margin-left:161.8pt;margin-top:620.75pt;width:292.05pt;height:54.4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" filled="f" stroked="f">
                <v:textbox inset="0,0,0,0">
                  <w:txbxContent>
                    <w:p w14:paraId="219872DE" w14:textId="68801CE3" w:rsidR="00FD027E" w:rsidRDefault="00FD027E" w:rsidP="00140AB6">
                      <w:pPr>
                        <w:pStyle w:val="portadadepartamento"/>
                        <w:jc w:val="center"/>
                        <w:rPr>
                          <w:sz w:val="28"/>
                          <w:szCs w:val="28"/>
                        </w:rPr>
                      </w:pPr>
                      <w:r w:rsidRPr="00140AB6">
                        <w:rPr>
                          <w:sz w:val="28"/>
                          <w:szCs w:val="28"/>
                        </w:rPr>
                        <w:t>Dp</w:t>
                      </w:r>
                      <w:r>
                        <w:rPr>
                          <w:sz w:val="28"/>
                          <w:szCs w:val="28"/>
                        </w:rPr>
                        <w:t>to</w:t>
                      </w:r>
                      <w:r w:rsidRPr="00140AB6">
                        <w:rPr>
                          <w:sz w:val="28"/>
                          <w:szCs w:val="28"/>
                        </w:rPr>
                        <w:t xml:space="preserve">. </w:t>
                      </w:r>
                      <w:r>
                        <w:rPr>
                          <w:sz w:val="28"/>
                          <w:szCs w:val="28"/>
                        </w:rPr>
                        <w:t>de Ingeniería Eléctrica</w:t>
                      </w:r>
                    </w:p>
                    <w:p w14:paraId="4D81E2E7" w14:textId="546CB2DA" w:rsidR="00FD027E" w:rsidRDefault="00FD027E" w:rsidP="00140AB6">
                      <w:pPr>
                        <w:pStyle w:val="portadadepartamento"/>
                        <w:jc w:val="center"/>
                        <w:rPr>
                          <w:sz w:val="28"/>
                          <w:szCs w:val="28"/>
                        </w:rPr>
                      </w:pPr>
                      <w:r>
                        <w:rPr>
                          <w:sz w:val="28"/>
                          <w:szCs w:val="28"/>
                        </w:rPr>
                        <w:t>Escuela Técnica Superior de Ingeniería</w:t>
                      </w:r>
                    </w:p>
                    <w:p w14:paraId="59D875FD" w14:textId="2C3FD023" w:rsidR="00FD027E" w:rsidRDefault="00FD027E" w:rsidP="00140AB6">
                      <w:pPr>
                        <w:pStyle w:val="portadadepartamento"/>
                        <w:jc w:val="center"/>
                        <w:rPr>
                          <w:sz w:val="28"/>
                          <w:szCs w:val="28"/>
                        </w:rPr>
                      </w:pPr>
                      <w:r>
                        <w:rPr>
                          <w:sz w:val="28"/>
                          <w:szCs w:val="28"/>
                        </w:rPr>
                        <w:t>Universidad de Sevilla</w:t>
                      </w:r>
                    </w:p>
                    <w:p w14:paraId="6033548F" w14:textId="77777777" w:rsidR="00FD027E" w:rsidRPr="00140AB6" w:rsidRDefault="00FD027E" w:rsidP="00140AB6">
                      <w:pPr>
                        <w:pStyle w:val="portadadepartamento"/>
                        <w:jc w:val="center"/>
                        <w:rPr>
                          <w:sz w:val="28"/>
                          <w:szCs w:val="28"/>
                        </w:rPr>
                      </w:pPr>
                    </w:p>
                  </w:txbxContent>
                </v:textbox>
                <w10:wrap type="topAndBottom" anchorx="page" anchory="page"/>
              </v:rect>
            </w:pict>
          </mc:Fallback>
        </mc:AlternateContent>
      </w:r>
      <w:r w:rsidR="006C66E3" w:rsidRPr="00A04ED4">
        <w:rPr>
          <w:noProof/>
          <w:lang w:eastAsia="es-ES"/>
        </w:rPr>
        <w:drawing>
          <wp:anchor distT="0" distB="0" distL="114300" distR="114300" simplePos="0" relativeHeight="251724288" behindDoc="0" locked="0" layoutInCell="1" allowOverlap="1" wp14:anchorId="561629C8" wp14:editId="2FE1BA13">
            <wp:simplePos x="0" y="0"/>
            <wp:positionH relativeFrom="column">
              <wp:posOffset>5600700</wp:posOffset>
            </wp:positionH>
            <wp:positionV relativeFrom="paragraph">
              <wp:posOffset>-2328545</wp:posOffset>
            </wp:positionV>
            <wp:extent cx="914400" cy="114808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4400" cy="114808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C34D06" w:rsidRPr="00A04ED4">
        <w:rPr>
          <w:noProof/>
          <w:lang w:eastAsia="es-ES"/>
          <w14:ligatures w14:val="none"/>
          <w14:cntxtAlts w14:val="0"/>
        </w:rPr>
        <mc:AlternateContent>
          <mc:Choice Requires="wps">
            <w:drawing>
              <wp:anchor distT="0" distB="0" distL="114300" distR="114300" simplePos="0" relativeHeight="251675136" behindDoc="0" locked="0" layoutInCell="1" allowOverlap="1" wp14:anchorId="103FBD08" wp14:editId="0A5EDAED">
                <wp:simplePos x="0" y="0"/>
                <wp:positionH relativeFrom="page">
                  <wp:posOffset>2962911</wp:posOffset>
                </wp:positionH>
                <wp:positionV relativeFrom="page">
                  <wp:posOffset>8664576</wp:posOffset>
                </wp:positionV>
                <wp:extent cx="1714499" cy="152400"/>
                <wp:effectExtent l="0" t="0" r="0" b="0"/>
                <wp:wrapTopAndBottom/>
                <wp:docPr id="3684" name="Rectangle 3684"/>
                <wp:cNvGraphicFramePr/>
                <a:graphic xmlns:a="http://schemas.openxmlformats.org/drawingml/2006/main">
                  <a:graphicData uri="http://schemas.microsoft.com/office/word/2010/wordprocessingShape">
                    <wps:wsp>
                      <wps:cNvSpPr/>
                      <wps:spPr>
                        <a:xfrm>
                          <a:off x="0" y="0"/>
                          <a:ext cx="1714499" cy="152400"/>
                        </a:xfrm>
                        <a:prstGeom prst="rect">
                          <a:avLst/>
                        </a:prstGeom>
                        <a:ln>
                          <a:noFill/>
                        </a:ln>
                      </wps:spPr>
                      <wps:txbx>
                        <w:txbxContent>
                          <w:p w14:paraId="111AA59D" w14:textId="55EC0BC7" w:rsidR="00FD027E" w:rsidRPr="00E07F6F" w:rsidRDefault="00FD027E" w:rsidP="008F3F2E">
                            <w:pPr>
                              <w:pStyle w:val="portadafecha"/>
                            </w:pPr>
                            <w:r>
                              <w:t>Sevilla, 2018</w:t>
                            </w: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03FBD08" id="Rectangle 3684" o:spid="_x0000_s1030" style="position:absolute;left:0;text-align:left;margin-left:233.3pt;margin-top:682.25pt;width:135pt;height:12pt;z-index:25167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" filled="f" stroked="f">
                <v:textbox inset="0,0,0,0">
                  <w:txbxContent>
                    <w:p w14:paraId="111AA59D" w14:textId="55EC0BC7" w:rsidR="00FD027E" w:rsidRPr="00E07F6F" w:rsidRDefault="00FD027E" w:rsidP="008F3F2E">
                      <w:pPr>
                        <w:pStyle w:val="portadafecha"/>
                      </w:pPr>
                      <w:r>
                        <w:t>Sevilla, 2018</w:t>
                      </w:r>
                    </w:p>
                  </w:txbxContent>
                </v:textbox>
                <w10:wrap type="topAndBottom" anchorx="page" anchory="page"/>
              </v:rect>
            </w:pict>
          </mc:Fallback>
        </mc:AlternateContent>
      </w:r>
      <w:r w:rsidR="008F3F2E" w:rsidRPr="00A04ED4">
        <w:fldChar w:fldCharType="begin"/>
      </w:r>
      <w:r w:rsidR="008F3F2E" w:rsidRPr="00A04ED4">
        <w:instrText xml:space="preserve"> MACROBUTTON MTEditEquationSection2 </w:instrText>
      </w:r>
      <w:r w:rsidR="008F3F2E" w:rsidRPr="00A04ED4">
        <w:rPr>
          <w:rStyle w:val="MTEquationSection"/>
          <w:lang w:val="es-ES"/>
        </w:rPr>
        <w:instrText>Equation Chapter 1 Section 1</w:instrText>
      </w:r>
      <w:r w:rsidR="008F3F2E" w:rsidRPr="00A04ED4">
        <w:fldChar w:fldCharType="begin"/>
      </w:r>
      <w:r w:rsidR="008F3F2E" w:rsidRPr="00A04ED4">
        <w:instrText xml:space="preserve"> SEQ MTEqn \r \h \* MERGEFORMAT </w:instrText>
      </w:r>
      <w:r w:rsidR="008F3F2E" w:rsidRPr="00A04ED4">
        <w:fldChar w:fldCharType="end"/>
      </w:r>
      <w:r w:rsidR="008F3F2E" w:rsidRPr="00A04ED4">
        <w:fldChar w:fldCharType="begin"/>
      </w:r>
      <w:r w:rsidR="008F3F2E" w:rsidRPr="00A04ED4">
        <w:instrText xml:space="preserve"> SEQ MTSec \r 1 \h \* MERGEFORMAT </w:instrText>
      </w:r>
      <w:r w:rsidR="008F3F2E" w:rsidRPr="00A04ED4">
        <w:fldChar w:fldCharType="end"/>
      </w:r>
      <w:r w:rsidR="008F3F2E" w:rsidRPr="00A04ED4">
        <w:fldChar w:fldCharType="begin"/>
      </w:r>
      <w:r w:rsidR="008F3F2E" w:rsidRPr="00A04ED4">
        <w:instrText xml:space="preserve"> SEQ MTChap \r 1 \h \* MERGEFORMAT </w:instrText>
      </w:r>
      <w:r w:rsidR="008F3F2E" w:rsidRPr="00A04ED4">
        <w:fldChar w:fldCharType="end"/>
      </w:r>
      <w:r w:rsidR="008F3F2E" w:rsidRPr="00A04ED4">
        <w:fldChar w:fldCharType="end"/>
      </w:r>
      <w:r w:rsidR="008F3F2E" w:rsidRPr="00A04ED4">
        <w:rPr>
          <w:noProof/>
          <w:lang w:eastAsia="es-ES"/>
        </w:rPr>
        <w:drawing>
          <wp:anchor distT="0" distB="0" distL="114300" distR="114300" simplePos="0" relativeHeight="251706880" behindDoc="0" locked="0" layoutInCell="1" allowOverlap="1" wp14:anchorId="30ABEB25" wp14:editId="4E68AC01">
            <wp:simplePos x="0" y="0"/>
            <wp:positionH relativeFrom="column">
              <wp:posOffset>3136265</wp:posOffset>
            </wp:positionH>
            <wp:positionV relativeFrom="page">
              <wp:posOffset>9496425</wp:posOffset>
            </wp:positionV>
            <wp:extent cx="1352550" cy="1019175"/>
            <wp:effectExtent l="0" t="0" r="0" b="9525"/>
            <wp:wrapThrough wrapText="bothSides">
              <wp:wrapPolygon edited="0">
                <wp:start x="0" y="0"/>
                <wp:lineTo x="0" y="21398"/>
                <wp:lineTo x="21296" y="21398"/>
                <wp:lineTo x="21296"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dpto.png"/>
                    <pic:cNvPicPr/>
                  </pic:nvPicPr>
                  <pic:blipFill>
                    <a:blip r:embed="rId14">
                      <a:extLst>
                        <a:ext uri="{28A0092B-C50C-407E-A947-70E740481C1C}">
                          <a14:useLocalDpi xmlns:a14="http://schemas.microsoft.com/office/drawing/2010/main" val="0"/>
                        </a:ext>
                      </a:extLst>
                    </a:blip>
                    <a:stretch>
                      <a:fillRect/>
                    </a:stretch>
                  </pic:blipFill>
                  <pic:spPr>
                    <a:xfrm>
                      <a:off x="0" y="0"/>
                      <a:ext cx="1352550" cy="1019175"/>
                    </a:xfrm>
                    <a:prstGeom prst="rect">
                      <a:avLst/>
                    </a:prstGeom>
                  </pic:spPr>
                </pic:pic>
              </a:graphicData>
            </a:graphic>
            <wp14:sizeRelH relativeFrom="page">
              <wp14:pctWidth>0</wp14:pctWidth>
            </wp14:sizeRelH>
            <wp14:sizeRelV relativeFrom="page">
              <wp14:pctHeight>0</wp14:pctHeight>
            </wp14:sizeRelV>
          </wp:anchor>
        </w:drawing>
      </w:r>
      <w:r w:rsidR="008F3F2E" w:rsidRPr="00A04ED4">
        <w:br w:type="page"/>
      </w:r>
    </w:p>
    <w:p w14:paraId="36537BC5" w14:textId="77777777" w:rsidR="00457198" w:rsidRPr="00A04ED4" w:rsidRDefault="00457198" w:rsidP="008F3F2E">
      <w:pPr>
        <w:pStyle w:val="subportadaproyecto"/>
        <w:rPr>
          <w:sz w:val="28"/>
          <w:szCs w:val="28"/>
        </w:rPr>
      </w:pPr>
    </w:p>
    <w:p w14:paraId="3BC0050A" w14:textId="77777777" w:rsidR="00457198" w:rsidRPr="00A04ED4" w:rsidRDefault="00457198" w:rsidP="008F3F2E">
      <w:pPr>
        <w:pStyle w:val="subportadaproyecto"/>
        <w:rPr>
          <w:sz w:val="28"/>
          <w:szCs w:val="28"/>
        </w:rPr>
      </w:pPr>
    </w:p>
    <w:p w14:paraId="508E2D9E" w14:textId="77777777" w:rsidR="00457198" w:rsidRPr="00A04ED4" w:rsidRDefault="00457198" w:rsidP="008F3F2E">
      <w:pPr>
        <w:pStyle w:val="subportadaproyecto"/>
        <w:rPr>
          <w:sz w:val="28"/>
          <w:szCs w:val="28"/>
        </w:rPr>
      </w:pPr>
    </w:p>
    <w:p w14:paraId="7978F032" w14:textId="77777777" w:rsidR="00457198" w:rsidRPr="00A04ED4" w:rsidRDefault="00457198" w:rsidP="008F3F2E">
      <w:pPr>
        <w:pStyle w:val="subportadaproyecto"/>
        <w:rPr>
          <w:sz w:val="28"/>
          <w:szCs w:val="28"/>
        </w:rPr>
      </w:pPr>
    </w:p>
    <w:p w14:paraId="2FA39A49" w14:textId="77777777" w:rsidR="00457198" w:rsidRPr="00A04ED4" w:rsidRDefault="00457198" w:rsidP="008F3F2E">
      <w:pPr>
        <w:pStyle w:val="subportadaproyecto"/>
        <w:rPr>
          <w:sz w:val="28"/>
          <w:szCs w:val="28"/>
        </w:rPr>
      </w:pPr>
    </w:p>
    <w:p w14:paraId="3262C08E" w14:textId="77777777" w:rsidR="00457198" w:rsidRPr="00A04ED4" w:rsidRDefault="00457198" w:rsidP="008F3F2E">
      <w:pPr>
        <w:pStyle w:val="subportadaproyecto"/>
        <w:rPr>
          <w:sz w:val="28"/>
          <w:szCs w:val="28"/>
        </w:rPr>
      </w:pPr>
    </w:p>
    <w:p w14:paraId="1181DFDB" w14:textId="77777777" w:rsidR="00457198" w:rsidRPr="00A04ED4" w:rsidRDefault="00457198" w:rsidP="008F3F2E">
      <w:pPr>
        <w:pStyle w:val="subportadaproyecto"/>
        <w:rPr>
          <w:sz w:val="28"/>
          <w:szCs w:val="28"/>
        </w:rPr>
      </w:pPr>
    </w:p>
    <w:p w14:paraId="3E7586FC" w14:textId="77777777" w:rsidR="00457198" w:rsidRPr="00A04ED4" w:rsidRDefault="00457198" w:rsidP="008F3F2E">
      <w:pPr>
        <w:pStyle w:val="subportadaproyecto"/>
        <w:rPr>
          <w:sz w:val="28"/>
          <w:szCs w:val="28"/>
        </w:rPr>
      </w:pPr>
    </w:p>
    <w:p w14:paraId="3DC854C1" w14:textId="77777777" w:rsidR="00457198" w:rsidRPr="00A04ED4" w:rsidRDefault="00457198" w:rsidP="008F3F2E">
      <w:pPr>
        <w:pStyle w:val="subportadaproyecto"/>
        <w:rPr>
          <w:sz w:val="28"/>
          <w:szCs w:val="28"/>
        </w:rPr>
      </w:pPr>
    </w:p>
    <w:p w14:paraId="49683678" w14:textId="77777777" w:rsidR="00457198" w:rsidRPr="00A04ED4" w:rsidRDefault="00457198" w:rsidP="008F3F2E">
      <w:pPr>
        <w:pStyle w:val="subportadaproyecto"/>
        <w:rPr>
          <w:sz w:val="28"/>
          <w:szCs w:val="28"/>
        </w:rPr>
      </w:pPr>
    </w:p>
    <w:p w14:paraId="3DFE88F0" w14:textId="77777777" w:rsidR="00457198" w:rsidRPr="00A04ED4" w:rsidRDefault="00457198" w:rsidP="008F3F2E">
      <w:pPr>
        <w:pStyle w:val="subportadaproyecto"/>
        <w:rPr>
          <w:sz w:val="28"/>
          <w:szCs w:val="28"/>
        </w:rPr>
      </w:pPr>
    </w:p>
    <w:p w14:paraId="68D835E1" w14:textId="77777777" w:rsidR="00457198" w:rsidRPr="00A04ED4" w:rsidRDefault="00457198" w:rsidP="008F3F2E">
      <w:pPr>
        <w:pStyle w:val="subportadaproyecto"/>
        <w:rPr>
          <w:sz w:val="28"/>
          <w:szCs w:val="28"/>
        </w:rPr>
      </w:pPr>
    </w:p>
    <w:p w14:paraId="4997D8A5" w14:textId="77777777" w:rsidR="00457198" w:rsidRPr="00A04ED4" w:rsidRDefault="00457198" w:rsidP="008F3F2E">
      <w:pPr>
        <w:pStyle w:val="subportadaproyecto"/>
        <w:rPr>
          <w:sz w:val="28"/>
          <w:szCs w:val="28"/>
        </w:rPr>
      </w:pPr>
    </w:p>
    <w:p w14:paraId="615F1EF6" w14:textId="77777777" w:rsidR="00457198" w:rsidRPr="00A04ED4" w:rsidRDefault="00457198" w:rsidP="008F3F2E">
      <w:pPr>
        <w:pStyle w:val="subportadaproyecto"/>
        <w:rPr>
          <w:sz w:val="28"/>
          <w:szCs w:val="28"/>
        </w:rPr>
      </w:pPr>
    </w:p>
    <w:p w14:paraId="1933A839" w14:textId="77777777" w:rsidR="00457198" w:rsidRPr="00A04ED4" w:rsidRDefault="00457198" w:rsidP="008F3F2E">
      <w:pPr>
        <w:pStyle w:val="subportadaproyecto"/>
        <w:rPr>
          <w:sz w:val="28"/>
          <w:szCs w:val="28"/>
        </w:rPr>
      </w:pPr>
    </w:p>
    <w:p w14:paraId="6DC958EA" w14:textId="77777777" w:rsidR="00457198" w:rsidRPr="00A04ED4" w:rsidRDefault="00457198" w:rsidP="008F3F2E">
      <w:pPr>
        <w:pStyle w:val="subportadaproyecto"/>
        <w:rPr>
          <w:sz w:val="28"/>
          <w:szCs w:val="28"/>
        </w:rPr>
      </w:pPr>
    </w:p>
    <w:p w14:paraId="6064EA6A" w14:textId="77777777" w:rsidR="00457198" w:rsidRPr="00A04ED4" w:rsidRDefault="00457198" w:rsidP="008F3F2E">
      <w:pPr>
        <w:pStyle w:val="subportadaproyecto"/>
        <w:rPr>
          <w:sz w:val="28"/>
          <w:szCs w:val="28"/>
        </w:rPr>
      </w:pPr>
    </w:p>
    <w:p w14:paraId="1A81C372" w14:textId="77777777" w:rsidR="00457198" w:rsidRPr="00A04ED4" w:rsidRDefault="00457198" w:rsidP="008F3F2E">
      <w:pPr>
        <w:pStyle w:val="subportadaproyecto"/>
        <w:rPr>
          <w:sz w:val="28"/>
          <w:szCs w:val="28"/>
        </w:rPr>
      </w:pPr>
    </w:p>
    <w:p w14:paraId="7F33A535" w14:textId="77777777" w:rsidR="00457198" w:rsidRPr="00A04ED4" w:rsidRDefault="00457198" w:rsidP="008F3F2E">
      <w:pPr>
        <w:pStyle w:val="subportadaproyecto"/>
        <w:rPr>
          <w:sz w:val="28"/>
          <w:szCs w:val="28"/>
        </w:rPr>
      </w:pPr>
    </w:p>
    <w:p w14:paraId="7B55D651" w14:textId="77777777" w:rsidR="00457198" w:rsidRPr="00A04ED4" w:rsidRDefault="00457198" w:rsidP="008F3F2E">
      <w:pPr>
        <w:pStyle w:val="subportadaproyecto"/>
        <w:rPr>
          <w:sz w:val="28"/>
          <w:szCs w:val="28"/>
        </w:rPr>
      </w:pPr>
    </w:p>
    <w:p w14:paraId="270BC934" w14:textId="77777777" w:rsidR="00457198" w:rsidRPr="00A04ED4" w:rsidRDefault="00457198" w:rsidP="008F3F2E">
      <w:pPr>
        <w:pStyle w:val="subportadaproyecto"/>
        <w:rPr>
          <w:sz w:val="28"/>
          <w:szCs w:val="28"/>
        </w:rPr>
      </w:pPr>
    </w:p>
    <w:p w14:paraId="0A329966" w14:textId="77777777" w:rsidR="00457198" w:rsidRPr="00A04ED4" w:rsidRDefault="00457198" w:rsidP="008F3F2E">
      <w:pPr>
        <w:pStyle w:val="subportadaproyecto"/>
        <w:rPr>
          <w:sz w:val="28"/>
          <w:szCs w:val="28"/>
        </w:rPr>
      </w:pPr>
    </w:p>
    <w:p w14:paraId="523398CC" w14:textId="77777777" w:rsidR="00457198" w:rsidRPr="00A04ED4" w:rsidRDefault="00457198" w:rsidP="008F3F2E">
      <w:pPr>
        <w:pStyle w:val="subportadaproyecto"/>
        <w:rPr>
          <w:sz w:val="28"/>
          <w:szCs w:val="28"/>
        </w:rPr>
      </w:pPr>
    </w:p>
    <w:p w14:paraId="2079B389" w14:textId="77777777" w:rsidR="00457198" w:rsidRPr="00A04ED4" w:rsidRDefault="00457198" w:rsidP="008F3F2E">
      <w:pPr>
        <w:pStyle w:val="subportadaproyecto"/>
        <w:rPr>
          <w:sz w:val="28"/>
          <w:szCs w:val="28"/>
        </w:rPr>
      </w:pPr>
    </w:p>
    <w:p w14:paraId="77E9580C" w14:textId="77777777" w:rsidR="00457198" w:rsidRPr="00A04ED4" w:rsidRDefault="00457198" w:rsidP="008F3F2E">
      <w:pPr>
        <w:pStyle w:val="subportadaproyecto"/>
        <w:rPr>
          <w:sz w:val="28"/>
          <w:szCs w:val="28"/>
        </w:rPr>
      </w:pPr>
    </w:p>
    <w:p w14:paraId="4DE3B6ED" w14:textId="77777777" w:rsidR="00457198" w:rsidRPr="00A04ED4" w:rsidRDefault="00457198" w:rsidP="008F3F2E">
      <w:pPr>
        <w:pStyle w:val="subportadaproyecto"/>
        <w:rPr>
          <w:sz w:val="28"/>
          <w:szCs w:val="28"/>
        </w:rPr>
      </w:pPr>
    </w:p>
    <w:p w14:paraId="33ED7199" w14:textId="77777777" w:rsidR="00457198" w:rsidRPr="00A04ED4" w:rsidRDefault="00457198" w:rsidP="008F3F2E">
      <w:pPr>
        <w:pStyle w:val="subportadaproyecto"/>
        <w:rPr>
          <w:sz w:val="28"/>
          <w:szCs w:val="28"/>
        </w:rPr>
      </w:pPr>
    </w:p>
    <w:p w14:paraId="372BC9B5" w14:textId="77777777" w:rsidR="00457198" w:rsidRPr="00A04ED4" w:rsidRDefault="00457198" w:rsidP="008F3F2E">
      <w:pPr>
        <w:pStyle w:val="subportadaproyecto"/>
        <w:rPr>
          <w:sz w:val="28"/>
          <w:szCs w:val="28"/>
        </w:rPr>
      </w:pPr>
    </w:p>
    <w:p w14:paraId="25E5F767" w14:textId="77777777" w:rsidR="00457198" w:rsidRPr="00A04ED4" w:rsidRDefault="00457198" w:rsidP="008F3F2E">
      <w:pPr>
        <w:pStyle w:val="subportadaproyecto"/>
        <w:rPr>
          <w:sz w:val="28"/>
          <w:szCs w:val="28"/>
        </w:rPr>
      </w:pPr>
    </w:p>
    <w:p w14:paraId="0250EB4F" w14:textId="77777777" w:rsidR="00457198" w:rsidRPr="00A04ED4" w:rsidRDefault="00457198" w:rsidP="008F3F2E">
      <w:pPr>
        <w:pStyle w:val="subportadaproyecto"/>
        <w:rPr>
          <w:sz w:val="28"/>
          <w:szCs w:val="28"/>
        </w:rPr>
      </w:pPr>
    </w:p>
    <w:p w14:paraId="755FF4B6" w14:textId="77777777" w:rsidR="00457198" w:rsidRPr="00A04ED4" w:rsidRDefault="00457198" w:rsidP="008F3F2E">
      <w:pPr>
        <w:pStyle w:val="subportadaproyecto"/>
        <w:rPr>
          <w:sz w:val="28"/>
          <w:szCs w:val="28"/>
        </w:rPr>
      </w:pPr>
    </w:p>
    <w:p w14:paraId="7D3BE11A" w14:textId="77777777" w:rsidR="00457198" w:rsidRPr="00A04ED4" w:rsidRDefault="00457198" w:rsidP="008F3F2E">
      <w:pPr>
        <w:pStyle w:val="subportadaproyecto"/>
        <w:rPr>
          <w:sz w:val="28"/>
          <w:szCs w:val="28"/>
        </w:rPr>
      </w:pPr>
    </w:p>
    <w:p w14:paraId="7D37A471" w14:textId="77777777" w:rsidR="00457198" w:rsidRPr="00A04ED4" w:rsidRDefault="00457198" w:rsidP="008F3F2E">
      <w:pPr>
        <w:pStyle w:val="subportadaproyecto"/>
        <w:rPr>
          <w:sz w:val="28"/>
          <w:szCs w:val="28"/>
        </w:rPr>
      </w:pPr>
    </w:p>
    <w:p w14:paraId="5AAC88F2" w14:textId="77777777" w:rsidR="00457198" w:rsidRPr="00A04ED4" w:rsidRDefault="00457198" w:rsidP="008F3F2E">
      <w:pPr>
        <w:pStyle w:val="subportadaproyecto"/>
        <w:rPr>
          <w:sz w:val="28"/>
          <w:szCs w:val="28"/>
        </w:rPr>
      </w:pPr>
    </w:p>
    <w:p w14:paraId="280E9C88" w14:textId="77777777" w:rsidR="00457198" w:rsidRPr="00A04ED4" w:rsidRDefault="00457198" w:rsidP="008F3F2E">
      <w:pPr>
        <w:pStyle w:val="subportadaproyecto"/>
        <w:rPr>
          <w:sz w:val="28"/>
          <w:szCs w:val="28"/>
        </w:rPr>
      </w:pPr>
    </w:p>
    <w:p w14:paraId="5397E778" w14:textId="77777777" w:rsidR="00457198" w:rsidRPr="00A04ED4" w:rsidRDefault="00457198" w:rsidP="008F3F2E">
      <w:pPr>
        <w:pStyle w:val="subportadaproyecto"/>
        <w:rPr>
          <w:sz w:val="28"/>
          <w:szCs w:val="28"/>
        </w:rPr>
      </w:pPr>
    </w:p>
    <w:p w14:paraId="0597CD2D" w14:textId="77777777" w:rsidR="00457198" w:rsidRPr="00A04ED4" w:rsidRDefault="00457198" w:rsidP="008F3F2E">
      <w:pPr>
        <w:pStyle w:val="subportadaproyecto"/>
        <w:rPr>
          <w:sz w:val="28"/>
          <w:szCs w:val="28"/>
        </w:rPr>
      </w:pPr>
    </w:p>
    <w:p w14:paraId="2BA6DE03" w14:textId="77777777" w:rsidR="00457198" w:rsidRPr="00A04ED4" w:rsidRDefault="00457198" w:rsidP="008F3F2E">
      <w:pPr>
        <w:pStyle w:val="subportadaproyecto"/>
        <w:rPr>
          <w:sz w:val="28"/>
          <w:szCs w:val="28"/>
        </w:rPr>
      </w:pPr>
    </w:p>
    <w:p w14:paraId="3B9FE871" w14:textId="77777777" w:rsidR="00457198" w:rsidRPr="00A04ED4" w:rsidRDefault="00457198" w:rsidP="008F3F2E">
      <w:pPr>
        <w:pStyle w:val="subportadaproyecto"/>
        <w:rPr>
          <w:sz w:val="28"/>
          <w:szCs w:val="28"/>
        </w:rPr>
      </w:pPr>
    </w:p>
    <w:p w14:paraId="00A4F83E" w14:textId="77777777" w:rsidR="00457198" w:rsidRPr="00A04ED4" w:rsidRDefault="00457198" w:rsidP="008F3F2E">
      <w:pPr>
        <w:pStyle w:val="subportadaproyecto"/>
        <w:rPr>
          <w:sz w:val="28"/>
          <w:szCs w:val="28"/>
        </w:rPr>
      </w:pPr>
    </w:p>
    <w:p w14:paraId="53D4170C" w14:textId="77777777" w:rsidR="00457198" w:rsidRPr="00A04ED4" w:rsidRDefault="00457198" w:rsidP="008F3F2E">
      <w:pPr>
        <w:pStyle w:val="subportadaproyecto"/>
        <w:rPr>
          <w:sz w:val="28"/>
          <w:szCs w:val="28"/>
        </w:rPr>
      </w:pPr>
    </w:p>
    <w:p w14:paraId="0A850DDE" w14:textId="77777777" w:rsidR="00457198" w:rsidRPr="00A04ED4" w:rsidRDefault="00457198" w:rsidP="008F3F2E">
      <w:pPr>
        <w:pStyle w:val="subportadaproyecto"/>
        <w:rPr>
          <w:sz w:val="28"/>
          <w:szCs w:val="28"/>
        </w:rPr>
      </w:pPr>
    </w:p>
    <w:p w14:paraId="6A355522" w14:textId="77777777" w:rsidR="00457198" w:rsidRPr="00A04ED4" w:rsidRDefault="00457198" w:rsidP="008F3F2E">
      <w:pPr>
        <w:pStyle w:val="subportadaproyecto"/>
        <w:rPr>
          <w:sz w:val="28"/>
          <w:szCs w:val="28"/>
        </w:rPr>
      </w:pPr>
    </w:p>
    <w:p w14:paraId="6DBFBE30" w14:textId="77777777" w:rsidR="008F3F2E" w:rsidRPr="00A04ED4" w:rsidRDefault="008F3F2E" w:rsidP="008F3F2E">
      <w:pPr>
        <w:pStyle w:val="subportadaproyecto"/>
        <w:rPr>
          <w:sz w:val="28"/>
          <w:szCs w:val="28"/>
        </w:rPr>
      </w:pPr>
      <w:r w:rsidRPr="00A04ED4">
        <w:rPr>
          <w:sz w:val="28"/>
          <w:szCs w:val="28"/>
        </w:rPr>
        <w:lastRenderedPageBreak/>
        <w:t>Proyecto Fin de Carrera</w:t>
      </w:r>
    </w:p>
    <w:p w14:paraId="6FF034A4" w14:textId="04679648" w:rsidR="008F3F2E" w:rsidRPr="00A04ED4" w:rsidRDefault="0025712C" w:rsidP="008F3F2E">
      <w:pPr>
        <w:pStyle w:val="subportadaproyecto"/>
      </w:pPr>
      <w:r w:rsidRPr="00A04ED4">
        <w:t>Grado en Ingeniería Electrónica, Robótica y Mecatrónica.</w:t>
      </w:r>
    </w:p>
    <w:p w14:paraId="6D20657F" w14:textId="77777777" w:rsidR="008F3F2E" w:rsidRPr="00A04ED4" w:rsidRDefault="008F3F2E" w:rsidP="008F3F2E">
      <w:pPr>
        <w:pStyle w:val="subportadaproyecto"/>
      </w:pPr>
    </w:p>
    <w:p w14:paraId="0EE2A4F6" w14:textId="77777777" w:rsidR="008F3F2E" w:rsidRPr="00A04ED4" w:rsidRDefault="008F3F2E" w:rsidP="008F3F2E">
      <w:pPr>
        <w:pStyle w:val="subportadaproyecto"/>
      </w:pPr>
    </w:p>
    <w:p w14:paraId="27DF3388" w14:textId="77777777" w:rsidR="008F3F2E" w:rsidRPr="00A04ED4" w:rsidRDefault="008F3F2E" w:rsidP="008F3F2E">
      <w:pPr>
        <w:pStyle w:val="subportadaproyecto"/>
      </w:pPr>
    </w:p>
    <w:p w14:paraId="38C8AACB" w14:textId="77777777" w:rsidR="008F3F2E" w:rsidRPr="00A04ED4" w:rsidRDefault="008F3F2E" w:rsidP="008F3F2E">
      <w:pPr>
        <w:pStyle w:val="subportadaproyecto"/>
      </w:pPr>
    </w:p>
    <w:p w14:paraId="054D050B" w14:textId="77777777" w:rsidR="008F3F2E" w:rsidRPr="00A04ED4" w:rsidRDefault="008F3F2E" w:rsidP="008F3F2E">
      <w:pPr>
        <w:pStyle w:val="subportadaproyecto"/>
        <w:rPr>
          <w:b/>
          <w:sz w:val="42"/>
          <w:szCs w:val="42"/>
        </w:rPr>
      </w:pPr>
    </w:p>
    <w:sdt>
      <w:sdtPr>
        <w:rPr>
          <w:b/>
          <w:sz w:val="42"/>
          <w:szCs w:val="42"/>
        </w:rPr>
        <w:alias w:val="Título"/>
        <w:tag w:val=""/>
        <w:id w:val="-649978822"/>
        <w:placeholder>
          <w:docPart w:val="7F13720394E8FE4899FCEFA4100E2417"/>
        </w:placeholder>
        <w:dataBinding w:prefixMappings="xmlns:ns0='http://purl.org/dc/elements/1.1/' xmlns:ns1='http://schemas.openxmlformats.org/package/2006/metadata/core-properties' " w:xpath="/ns1:coreProperties[1]/ns0:title[1]" w:storeItemID="{6C3C8BC8-F283-45AE-878A-BAB7291924A1}"/>
        <w:text/>
      </w:sdtPr>
      <w:sdtEndPr/>
      <w:sdtContent>
        <w:p w14:paraId="18800A63" w14:textId="3D395364" w:rsidR="00AD4D10" w:rsidRPr="00A04ED4" w:rsidRDefault="0025712C" w:rsidP="00AD4D10">
          <w:pPr>
            <w:pStyle w:val="portadaproyecto"/>
            <w:jc w:val="center"/>
            <w:rPr>
              <w:b/>
              <w:sz w:val="42"/>
              <w:szCs w:val="42"/>
            </w:rPr>
          </w:pPr>
          <w:r w:rsidRPr="00A04ED4">
            <w:rPr>
              <w:b/>
              <w:sz w:val="42"/>
              <w:szCs w:val="42"/>
            </w:rPr>
            <w:t>Monitorización-gestión consumo eléctrico de una vivienda.</w:t>
          </w:r>
        </w:p>
      </w:sdtContent>
    </w:sdt>
    <w:p w14:paraId="771AEAB5" w14:textId="77777777" w:rsidR="008F3F2E" w:rsidRPr="00A04ED4" w:rsidRDefault="008F3F2E" w:rsidP="00AD4D10">
      <w:pPr>
        <w:pStyle w:val="subportadaproyecto"/>
        <w:jc w:val="both"/>
      </w:pPr>
    </w:p>
    <w:p w14:paraId="5EAB1F7B" w14:textId="77777777" w:rsidR="008F3F2E" w:rsidRPr="00A04ED4" w:rsidRDefault="008F3F2E" w:rsidP="008F3F2E">
      <w:pPr>
        <w:pStyle w:val="subportadaproyecto"/>
      </w:pPr>
    </w:p>
    <w:p w14:paraId="30535FA6" w14:textId="77777777" w:rsidR="008F3F2E" w:rsidRPr="00A04ED4" w:rsidRDefault="008F3F2E" w:rsidP="008F3F2E">
      <w:pPr>
        <w:jc w:val="center"/>
        <w:rPr>
          <w:rFonts w:cs="Times New Roman"/>
          <w:sz w:val="24"/>
          <w:szCs w:val="24"/>
        </w:rPr>
      </w:pPr>
      <w:r w:rsidRPr="00A04ED4">
        <w:rPr>
          <w:rFonts w:cs="Times New Roman"/>
          <w:sz w:val="24"/>
          <w:szCs w:val="24"/>
        </w:rPr>
        <w:t>Autor:</w:t>
      </w:r>
    </w:p>
    <w:p w14:paraId="098929E4" w14:textId="2F1B908D" w:rsidR="008F3F2E" w:rsidRPr="00A04ED4" w:rsidRDefault="0025712C" w:rsidP="008F3F2E">
      <w:pPr>
        <w:jc w:val="center"/>
        <w:rPr>
          <w:rFonts w:cs="Times New Roman"/>
          <w:sz w:val="24"/>
          <w:szCs w:val="24"/>
        </w:rPr>
      </w:pPr>
      <w:r w:rsidRPr="00A04ED4">
        <w:rPr>
          <w:rFonts w:cs="Times New Roman"/>
          <w:sz w:val="24"/>
          <w:szCs w:val="24"/>
        </w:rPr>
        <w:t>Elías Marín Domínguez</w:t>
      </w:r>
    </w:p>
    <w:p w14:paraId="20D40335" w14:textId="77777777" w:rsidR="008F3F2E" w:rsidRPr="00A04ED4" w:rsidRDefault="008F3F2E" w:rsidP="008F3F2E">
      <w:pPr>
        <w:jc w:val="center"/>
        <w:rPr>
          <w:rFonts w:cs="Times New Roman"/>
          <w:sz w:val="24"/>
          <w:szCs w:val="24"/>
        </w:rPr>
      </w:pPr>
    </w:p>
    <w:p w14:paraId="008BBEA8" w14:textId="77777777" w:rsidR="008F3F2E" w:rsidRPr="00A04ED4" w:rsidRDefault="008F3F2E" w:rsidP="008F3F2E">
      <w:pPr>
        <w:ind w:left="618"/>
        <w:jc w:val="center"/>
        <w:rPr>
          <w:rFonts w:cs="Times New Roman"/>
          <w:sz w:val="24"/>
          <w:szCs w:val="24"/>
        </w:rPr>
      </w:pPr>
    </w:p>
    <w:p w14:paraId="0C1DE191" w14:textId="77777777" w:rsidR="008F3F2E" w:rsidRPr="00A04ED4" w:rsidRDefault="008F3F2E" w:rsidP="008F3F2E">
      <w:pPr>
        <w:jc w:val="center"/>
        <w:rPr>
          <w:rFonts w:cs="Times New Roman"/>
          <w:sz w:val="24"/>
          <w:szCs w:val="24"/>
        </w:rPr>
      </w:pPr>
      <w:r w:rsidRPr="00A04ED4">
        <w:rPr>
          <w:rFonts w:cs="Times New Roman"/>
          <w:sz w:val="24"/>
          <w:szCs w:val="24"/>
        </w:rPr>
        <w:t>Tutor:</w:t>
      </w:r>
    </w:p>
    <w:p w14:paraId="7163236F" w14:textId="542DA748" w:rsidR="008F3F2E" w:rsidRPr="00A04ED4" w:rsidRDefault="00EC2962" w:rsidP="008F3F2E">
      <w:pPr>
        <w:jc w:val="center"/>
        <w:rPr>
          <w:rFonts w:cs="Times New Roman"/>
          <w:sz w:val="24"/>
          <w:szCs w:val="24"/>
        </w:rPr>
      </w:pPr>
      <w:r w:rsidRPr="00A04ED4">
        <w:rPr>
          <w:rFonts w:cs="Times New Roman"/>
          <w:sz w:val="24"/>
          <w:szCs w:val="24"/>
        </w:rPr>
        <w:t>Juan Carlos del Pino López</w:t>
      </w:r>
    </w:p>
    <w:p w14:paraId="035341AA" w14:textId="77777777" w:rsidR="008F3F2E" w:rsidRPr="00A04ED4" w:rsidRDefault="008F3F2E" w:rsidP="008F3F2E">
      <w:pPr>
        <w:jc w:val="center"/>
        <w:rPr>
          <w:rFonts w:cs="Times New Roman"/>
          <w:sz w:val="24"/>
          <w:szCs w:val="24"/>
        </w:rPr>
      </w:pPr>
      <w:r w:rsidRPr="00A04ED4">
        <w:rPr>
          <w:rFonts w:cs="Times New Roman"/>
          <w:sz w:val="24"/>
          <w:szCs w:val="24"/>
        </w:rPr>
        <w:t>Profesor titular</w:t>
      </w:r>
    </w:p>
    <w:p w14:paraId="0EA6D7B8" w14:textId="77777777" w:rsidR="008F3F2E" w:rsidRPr="00A04ED4" w:rsidRDefault="008F3F2E" w:rsidP="008F3F2E">
      <w:pPr>
        <w:jc w:val="center"/>
        <w:rPr>
          <w:rFonts w:cs="Times New Roman"/>
        </w:rPr>
      </w:pPr>
    </w:p>
    <w:p w14:paraId="31AE5B07" w14:textId="77777777" w:rsidR="008F3F2E" w:rsidRPr="00A04ED4" w:rsidRDefault="008F3F2E" w:rsidP="008F3F2E">
      <w:pPr>
        <w:jc w:val="center"/>
        <w:rPr>
          <w:rFonts w:cs="Times New Roman"/>
        </w:rPr>
      </w:pPr>
    </w:p>
    <w:p w14:paraId="08E6E354" w14:textId="77777777" w:rsidR="008F3F2E" w:rsidRPr="00A04ED4" w:rsidRDefault="008F3F2E" w:rsidP="008F3F2E">
      <w:pPr>
        <w:jc w:val="center"/>
        <w:rPr>
          <w:rFonts w:cs="Times New Roman"/>
        </w:rPr>
      </w:pPr>
    </w:p>
    <w:p w14:paraId="1CABC172" w14:textId="14B1DA14" w:rsidR="008F3F2E" w:rsidRPr="00A04ED4" w:rsidRDefault="004C3A6D" w:rsidP="008F3F2E">
      <w:pPr>
        <w:jc w:val="center"/>
        <w:rPr>
          <w:rFonts w:cs="Times New Roman"/>
          <w:sz w:val="28"/>
          <w:szCs w:val="28"/>
        </w:rPr>
      </w:pPr>
      <w:r w:rsidRPr="00A04ED4">
        <w:rPr>
          <w:rFonts w:cs="Times New Roman"/>
          <w:sz w:val="28"/>
          <w:szCs w:val="28"/>
        </w:rPr>
        <w:t>D</w:t>
      </w:r>
      <w:r w:rsidR="00B83767" w:rsidRPr="00A04ED4">
        <w:rPr>
          <w:rFonts w:cs="Times New Roman"/>
          <w:sz w:val="28"/>
          <w:szCs w:val="28"/>
        </w:rPr>
        <w:t>p</w:t>
      </w:r>
      <w:r w:rsidRPr="00A04ED4">
        <w:rPr>
          <w:rFonts w:cs="Times New Roman"/>
          <w:sz w:val="28"/>
          <w:szCs w:val="28"/>
        </w:rPr>
        <w:t>to</w:t>
      </w:r>
      <w:r w:rsidR="008F3F2E" w:rsidRPr="00A04ED4">
        <w:rPr>
          <w:rFonts w:cs="Times New Roman"/>
          <w:sz w:val="28"/>
          <w:szCs w:val="28"/>
        </w:rPr>
        <w:t xml:space="preserve">. de </w:t>
      </w:r>
      <w:r w:rsidR="0025712C" w:rsidRPr="00A04ED4">
        <w:rPr>
          <w:rFonts w:cs="Times New Roman"/>
          <w:sz w:val="28"/>
          <w:szCs w:val="28"/>
        </w:rPr>
        <w:t>Ingeniería Eléctrica</w:t>
      </w:r>
    </w:p>
    <w:p w14:paraId="0428E12C" w14:textId="77777777" w:rsidR="008F3F2E" w:rsidRPr="00A04ED4" w:rsidRDefault="008F3F2E" w:rsidP="008F3F2E">
      <w:pPr>
        <w:jc w:val="center"/>
        <w:rPr>
          <w:rFonts w:cs="Times New Roman"/>
          <w:sz w:val="28"/>
          <w:szCs w:val="28"/>
        </w:rPr>
      </w:pPr>
      <w:r w:rsidRPr="00A04ED4">
        <w:rPr>
          <w:rFonts w:cs="Times New Roman"/>
          <w:sz w:val="28"/>
          <w:szCs w:val="28"/>
        </w:rPr>
        <w:t>Escuela Técnica Superior de Ingeniería</w:t>
      </w:r>
    </w:p>
    <w:p w14:paraId="2F5315A6" w14:textId="77777777" w:rsidR="008F3F2E" w:rsidRPr="00A04ED4" w:rsidRDefault="008F3F2E" w:rsidP="008F3F2E">
      <w:pPr>
        <w:jc w:val="center"/>
        <w:rPr>
          <w:rFonts w:cs="Times New Roman"/>
          <w:sz w:val="28"/>
          <w:szCs w:val="28"/>
        </w:rPr>
      </w:pPr>
      <w:r w:rsidRPr="00A04ED4">
        <w:rPr>
          <w:rFonts w:cs="Times New Roman"/>
          <w:sz w:val="28"/>
          <w:szCs w:val="28"/>
        </w:rPr>
        <w:t>Universidad de Sevilla</w:t>
      </w:r>
    </w:p>
    <w:p w14:paraId="17CF4CC4" w14:textId="2131886D" w:rsidR="00457198" w:rsidRPr="00A04ED4" w:rsidRDefault="008F3F2E" w:rsidP="00457198">
      <w:pPr>
        <w:jc w:val="center"/>
        <w:rPr>
          <w:rFonts w:cs="Times New Roman"/>
        </w:rPr>
      </w:pPr>
      <w:r w:rsidRPr="00A04ED4">
        <w:rPr>
          <w:rFonts w:cs="Times New Roman"/>
        </w:rPr>
        <w:t xml:space="preserve">Sevilla, </w:t>
      </w:r>
      <w:r w:rsidR="0025712C" w:rsidRPr="00A04ED4">
        <w:rPr>
          <w:rFonts w:cs="Times New Roman"/>
        </w:rPr>
        <w:t>2018</w:t>
      </w:r>
    </w:p>
    <w:p w14:paraId="2CFC4CB7" w14:textId="7B663498" w:rsidR="00457198" w:rsidRPr="00A04ED4" w:rsidRDefault="00E25C05" w:rsidP="00E25C05">
      <w:pPr>
        <w:tabs>
          <w:tab w:val="left" w:pos="3244"/>
        </w:tabs>
        <w:rPr>
          <w:rFonts w:cs="Times New Roman"/>
        </w:rPr>
      </w:pPr>
      <w:r w:rsidRPr="00A04ED4">
        <w:rPr>
          <w:rFonts w:cs="Times New Roman"/>
        </w:rPr>
        <w:tab/>
      </w:r>
    </w:p>
    <w:p w14:paraId="6617D475" w14:textId="77777777" w:rsidR="00457198" w:rsidRPr="00A04ED4" w:rsidRDefault="00457198" w:rsidP="00457198">
      <w:pPr>
        <w:jc w:val="center"/>
        <w:rPr>
          <w:rFonts w:cs="Times New Roman"/>
        </w:rPr>
      </w:pPr>
    </w:p>
    <w:p w14:paraId="3B3E6D63" w14:textId="77777777" w:rsidR="00457198" w:rsidRPr="00A04ED4" w:rsidRDefault="00457198" w:rsidP="00457198">
      <w:pPr>
        <w:jc w:val="center"/>
        <w:rPr>
          <w:rFonts w:cs="Times New Roman"/>
        </w:rPr>
      </w:pPr>
    </w:p>
    <w:p w14:paraId="64F7437B" w14:textId="77777777" w:rsidR="00457198" w:rsidRPr="00A04ED4" w:rsidRDefault="00457198" w:rsidP="00457198">
      <w:pPr>
        <w:jc w:val="center"/>
        <w:rPr>
          <w:rFonts w:cs="Times New Roman"/>
        </w:rPr>
      </w:pPr>
    </w:p>
    <w:p w14:paraId="7CE4C1B0" w14:textId="77777777" w:rsidR="00457198" w:rsidRPr="00A04ED4" w:rsidRDefault="00457198" w:rsidP="00457198">
      <w:pPr>
        <w:jc w:val="center"/>
        <w:rPr>
          <w:rFonts w:cs="Times New Roman"/>
        </w:rPr>
      </w:pPr>
    </w:p>
    <w:p w14:paraId="6EE76E60" w14:textId="77777777" w:rsidR="00457198" w:rsidRPr="00A04ED4" w:rsidRDefault="00457198" w:rsidP="00457198">
      <w:pPr>
        <w:jc w:val="center"/>
        <w:rPr>
          <w:rFonts w:cs="Times New Roman"/>
        </w:rPr>
      </w:pPr>
    </w:p>
    <w:p w14:paraId="3F825961" w14:textId="77777777" w:rsidR="00457198" w:rsidRPr="00A04ED4" w:rsidRDefault="00457198" w:rsidP="00457198">
      <w:pPr>
        <w:jc w:val="center"/>
        <w:rPr>
          <w:rFonts w:cs="Times New Roman"/>
        </w:rPr>
      </w:pPr>
    </w:p>
    <w:p w14:paraId="06ABA580" w14:textId="77777777" w:rsidR="00457198" w:rsidRPr="00A04ED4" w:rsidRDefault="00457198" w:rsidP="00457198">
      <w:pPr>
        <w:jc w:val="center"/>
        <w:rPr>
          <w:rFonts w:cs="Times New Roman"/>
        </w:rPr>
      </w:pPr>
    </w:p>
    <w:p w14:paraId="01F8C904" w14:textId="77777777" w:rsidR="00457198" w:rsidRPr="00A04ED4" w:rsidRDefault="00457198" w:rsidP="00457198">
      <w:pPr>
        <w:jc w:val="center"/>
        <w:rPr>
          <w:rFonts w:cs="Times New Roman"/>
        </w:rPr>
      </w:pPr>
    </w:p>
    <w:p w14:paraId="404443B1" w14:textId="77777777" w:rsidR="00457198" w:rsidRPr="00A04ED4" w:rsidRDefault="00457198" w:rsidP="00457198">
      <w:pPr>
        <w:jc w:val="center"/>
        <w:rPr>
          <w:rFonts w:cs="Times New Roman"/>
        </w:rPr>
      </w:pPr>
    </w:p>
    <w:p w14:paraId="15E5C1B6" w14:textId="77777777" w:rsidR="00457198" w:rsidRPr="00A04ED4" w:rsidRDefault="00457198" w:rsidP="00457198">
      <w:pPr>
        <w:jc w:val="center"/>
        <w:rPr>
          <w:rFonts w:cs="Times New Roman"/>
        </w:rPr>
      </w:pPr>
    </w:p>
    <w:p w14:paraId="2A451685" w14:textId="77777777" w:rsidR="00457198" w:rsidRPr="00A04ED4" w:rsidRDefault="00457198" w:rsidP="00457198">
      <w:pPr>
        <w:jc w:val="center"/>
        <w:rPr>
          <w:rFonts w:cs="Times New Roman"/>
        </w:rPr>
      </w:pPr>
    </w:p>
    <w:p w14:paraId="377DB705" w14:textId="77777777" w:rsidR="00457198" w:rsidRPr="00A04ED4" w:rsidRDefault="00457198" w:rsidP="00457198">
      <w:pPr>
        <w:jc w:val="center"/>
        <w:rPr>
          <w:rFonts w:cs="Times New Roman"/>
        </w:rPr>
      </w:pPr>
    </w:p>
    <w:p w14:paraId="6CE31853" w14:textId="77777777" w:rsidR="00457198" w:rsidRPr="00A04ED4" w:rsidRDefault="00457198" w:rsidP="00457198">
      <w:pPr>
        <w:jc w:val="center"/>
        <w:rPr>
          <w:rFonts w:cs="Times New Roman"/>
        </w:rPr>
      </w:pPr>
    </w:p>
    <w:p w14:paraId="5F291C5D" w14:textId="77777777" w:rsidR="00457198" w:rsidRPr="00A04ED4" w:rsidRDefault="00457198" w:rsidP="00457198">
      <w:pPr>
        <w:jc w:val="center"/>
        <w:rPr>
          <w:rFonts w:cs="Times New Roman"/>
        </w:rPr>
      </w:pPr>
    </w:p>
    <w:p w14:paraId="4732117F" w14:textId="77777777" w:rsidR="00457198" w:rsidRPr="00A04ED4" w:rsidRDefault="00457198" w:rsidP="00457198">
      <w:pPr>
        <w:jc w:val="center"/>
        <w:rPr>
          <w:rFonts w:cs="Times New Roman"/>
        </w:rPr>
      </w:pPr>
    </w:p>
    <w:p w14:paraId="66D61CB0" w14:textId="77777777" w:rsidR="00457198" w:rsidRPr="00A04ED4" w:rsidRDefault="00457198" w:rsidP="00457198">
      <w:pPr>
        <w:jc w:val="center"/>
        <w:rPr>
          <w:rFonts w:cs="Times New Roman"/>
        </w:rPr>
      </w:pPr>
    </w:p>
    <w:p w14:paraId="3F1766D3" w14:textId="77777777" w:rsidR="00457198" w:rsidRPr="00A04ED4" w:rsidRDefault="00457198" w:rsidP="00457198">
      <w:pPr>
        <w:jc w:val="center"/>
        <w:rPr>
          <w:rFonts w:cs="Times New Roman"/>
        </w:rPr>
      </w:pPr>
    </w:p>
    <w:p w14:paraId="7FD09327" w14:textId="77777777" w:rsidR="00457198" w:rsidRPr="00A04ED4" w:rsidRDefault="00457198" w:rsidP="00457198">
      <w:pPr>
        <w:jc w:val="center"/>
        <w:rPr>
          <w:rFonts w:cs="Times New Roman"/>
        </w:rPr>
      </w:pPr>
    </w:p>
    <w:p w14:paraId="7FAA2B96" w14:textId="77777777" w:rsidR="00457198" w:rsidRPr="00A04ED4" w:rsidRDefault="00457198" w:rsidP="00457198">
      <w:pPr>
        <w:jc w:val="center"/>
        <w:rPr>
          <w:rFonts w:cs="Times New Roman"/>
        </w:rPr>
      </w:pPr>
    </w:p>
    <w:p w14:paraId="3E571367" w14:textId="77777777" w:rsidR="00457198" w:rsidRPr="00A04ED4" w:rsidRDefault="00457198" w:rsidP="00457198">
      <w:pPr>
        <w:jc w:val="center"/>
        <w:rPr>
          <w:rFonts w:cs="Times New Roman"/>
        </w:rPr>
      </w:pPr>
    </w:p>
    <w:p w14:paraId="2D901E47" w14:textId="77777777" w:rsidR="00457198" w:rsidRPr="00A04ED4" w:rsidRDefault="00457198" w:rsidP="00457198">
      <w:pPr>
        <w:jc w:val="center"/>
        <w:rPr>
          <w:rFonts w:cs="Times New Roman"/>
        </w:rPr>
      </w:pPr>
    </w:p>
    <w:p w14:paraId="0CE644B1" w14:textId="77777777" w:rsidR="00457198" w:rsidRPr="00A04ED4" w:rsidRDefault="00457198" w:rsidP="00457198">
      <w:pPr>
        <w:jc w:val="center"/>
        <w:rPr>
          <w:rFonts w:cs="Times New Roman"/>
        </w:rPr>
      </w:pPr>
    </w:p>
    <w:p w14:paraId="78E5E4EF" w14:textId="77777777" w:rsidR="00457198" w:rsidRPr="00A04ED4" w:rsidRDefault="00457198" w:rsidP="00457198">
      <w:pPr>
        <w:jc w:val="center"/>
        <w:rPr>
          <w:rFonts w:cs="Times New Roman"/>
        </w:rPr>
      </w:pPr>
    </w:p>
    <w:p w14:paraId="268C8C3A" w14:textId="77777777" w:rsidR="00457198" w:rsidRPr="00A04ED4" w:rsidRDefault="00457198" w:rsidP="00457198">
      <w:pPr>
        <w:jc w:val="center"/>
        <w:rPr>
          <w:rFonts w:cs="Times New Roman"/>
        </w:rPr>
      </w:pPr>
    </w:p>
    <w:p w14:paraId="78EC5A05" w14:textId="77777777" w:rsidR="00457198" w:rsidRPr="00A04ED4" w:rsidRDefault="00457198" w:rsidP="00457198">
      <w:pPr>
        <w:jc w:val="center"/>
        <w:rPr>
          <w:rFonts w:cs="Times New Roman"/>
        </w:rPr>
      </w:pPr>
    </w:p>
    <w:p w14:paraId="1E466090" w14:textId="77777777" w:rsidR="00457198" w:rsidRPr="00A04ED4" w:rsidRDefault="00457198" w:rsidP="00457198">
      <w:pPr>
        <w:jc w:val="center"/>
        <w:rPr>
          <w:rFonts w:cs="Times New Roman"/>
        </w:rPr>
      </w:pPr>
    </w:p>
    <w:p w14:paraId="0CF339C6" w14:textId="77777777" w:rsidR="00457198" w:rsidRPr="00A04ED4" w:rsidRDefault="00457198" w:rsidP="00457198">
      <w:pPr>
        <w:jc w:val="center"/>
        <w:rPr>
          <w:rFonts w:cs="Times New Roman"/>
        </w:rPr>
      </w:pPr>
    </w:p>
    <w:p w14:paraId="69FC2304" w14:textId="77777777" w:rsidR="00457198" w:rsidRPr="00A04ED4" w:rsidRDefault="00457198" w:rsidP="00457198">
      <w:pPr>
        <w:jc w:val="center"/>
        <w:rPr>
          <w:rFonts w:cs="Times New Roman"/>
        </w:rPr>
      </w:pPr>
    </w:p>
    <w:p w14:paraId="08D8323D" w14:textId="77777777" w:rsidR="00457198" w:rsidRPr="00A04ED4" w:rsidRDefault="00457198" w:rsidP="00457198">
      <w:pPr>
        <w:jc w:val="center"/>
        <w:rPr>
          <w:rFonts w:cs="Times New Roman"/>
        </w:rPr>
      </w:pPr>
    </w:p>
    <w:p w14:paraId="690C0335" w14:textId="77777777" w:rsidR="00457198" w:rsidRPr="00A04ED4" w:rsidRDefault="00457198" w:rsidP="00457198">
      <w:pPr>
        <w:jc w:val="center"/>
        <w:rPr>
          <w:rFonts w:cs="Times New Roman"/>
        </w:rPr>
      </w:pPr>
    </w:p>
    <w:p w14:paraId="0CE3F92D" w14:textId="77777777" w:rsidR="00457198" w:rsidRPr="00A04ED4" w:rsidRDefault="00457198" w:rsidP="00457198">
      <w:pPr>
        <w:jc w:val="center"/>
        <w:rPr>
          <w:rFonts w:cs="Times New Roman"/>
        </w:rPr>
      </w:pPr>
    </w:p>
    <w:p w14:paraId="20DADC8F" w14:textId="77777777" w:rsidR="00457198" w:rsidRPr="00A04ED4" w:rsidRDefault="00457198" w:rsidP="00457198">
      <w:pPr>
        <w:jc w:val="center"/>
        <w:rPr>
          <w:rFonts w:cs="Times New Roman"/>
        </w:rPr>
      </w:pPr>
    </w:p>
    <w:p w14:paraId="074C300C" w14:textId="77777777" w:rsidR="00457198" w:rsidRPr="00A04ED4" w:rsidRDefault="00457198" w:rsidP="00457198">
      <w:pPr>
        <w:jc w:val="center"/>
        <w:rPr>
          <w:rFonts w:cs="Times New Roman"/>
        </w:rPr>
      </w:pPr>
    </w:p>
    <w:p w14:paraId="10DBE486" w14:textId="77777777" w:rsidR="00457198" w:rsidRPr="00A04ED4" w:rsidRDefault="00457198" w:rsidP="00457198">
      <w:pPr>
        <w:jc w:val="center"/>
        <w:rPr>
          <w:rFonts w:cs="Times New Roman"/>
        </w:rPr>
      </w:pPr>
    </w:p>
    <w:p w14:paraId="5EDAA9F1" w14:textId="77777777" w:rsidR="00457198" w:rsidRPr="00A04ED4" w:rsidRDefault="00457198" w:rsidP="00457198">
      <w:pPr>
        <w:jc w:val="center"/>
        <w:rPr>
          <w:rFonts w:cs="Times New Roman"/>
        </w:rPr>
      </w:pPr>
    </w:p>
    <w:p w14:paraId="05B66469" w14:textId="77777777" w:rsidR="00457198" w:rsidRPr="00A04ED4" w:rsidRDefault="00457198" w:rsidP="00457198">
      <w:pPr>
        <w:jc w:val="center"/>
        <w:rPr>
          <w:rFonts w:cs="Times New Roman"/>
        </w:rPr>
      </w:pPr>
    </w:p>
    <w:p w14:paraId="4136CC2A" w14:textId="77777777" w:rsidR="00457198" w:rsidRPr="00A04ED4" w:rsidRDefault="00457198" w:rsidP="00457198">
      <w:pPr>
        <w:jc w:val="center"/>
        <w:rPr>
          <w:rFonts w:cs="Times New Roman"/>
        </w:rPr>
      </w:pPr>
    </w:p>
    <w:p w14:paraId="6E432DB0" w14:textId="77777777" w:rsidR="00457198" w:rsidRPr="00A04ED4" w:rsidRDefault="00457198" w:rsidP="00457198">
      <w:pPr>
        <w:jc w:val="center"/>
        <w:rPr>
          <w:rFonts w:cs="Times New Roman"/>
        </w:rPr>
      </w:pPr>
    </w:p>
    <w:p w14:paraId="223CAF40" w14:textId="77777777" w:rsidR="00457198" w:rsidRPr="00A04ED4" w:rsidRDefault="00457198" w:rsidP="00457198">
      <w:pPr>
        <w:jc w:val="center"/>
        <w:rPr>
          <w:rFonts w:cs="Times New Roman"/>
        </w:rPr>
      </w:pPr>
    </w:p>
    <w:p w14:paraId="0D1BFCE6" w14:textId="77777777" w:rsidR="00457198" w:rsidRPr="00A04ED4" w:rsidRDefault="00457198" w:rsidP="00457198">
      <w:pPr>
        <w:jc w:val="center"/>
        <w:rPr>
          <w:rFonts w:cs="Times New Roman"/>
        </w:rPr>
      </w:pPr>
    </w:p>
    <w:p w14:paraId="05C1C472" w14:textId="77777777" w:rsidR="00457198" w:rsidRPr="00A04ED4" w:rsidRDefault="00457198" w:rsidP="00457198">
      <w:pPr>
        <w:jc w:val="center"/>
        <w:rPr>
          <w:rFonts w:cs="Times New Roman"/>
        </w:rPr>
      </w:pPr>
    </w:p>
    <w:p w14:paraId="759A086D" w14:textId="77777777" w:rsidR="00457198" w:rsidRPr="00A04ED4" w:rsidRDefault="00457198" w:rsidP="00457198">
      <w:pPr>
        <w:jc w:val="center"/>
        <w:rPr>
          <w:rFonts w:cs="Times New Roman"/>
        </w:rPr>
      </w:pPr>
    </w:p>
    <w:p w14:paraId="31423496" w14:textId="77777777" w:rsidR="00457198" w:rsidRPr="00A04ED4" w:rsidRDefault="00457198" w:rsidP="00457198">
      <w:pPr>
        <w:jc w:val="center"/>
        <w:rPr>
          <w:rFonts w:cs="Times New Roman"/>
        </w:rPr>
      </w:pPr>
    </w:p>
    <w:p w14:paraId="53E8230D" w14:textId="77777777" w:rsidR="00457198" w:rsidRPr="00A04ED4" w:rsidRDefault="00457198" w:rsidP="00457198">
      <w:pPr>
        <w:jc w:val="center"/>
        <w:rPr>
          <w:rFonts w:cs="Times New Roman"/>
        </w:rPr>
      </w:pPr>
    </w:p>
    <w:p w14:paraId="0B958B48" w14:textId="77777777" w:rsidR="00457198" w:rsidRPr="00A04ED4" w:rsidRDefault="00457198" w:rsidP="00457198">
      <w:pPr>
        <w:jc w:val="center"/>
        <w:rPr>
          <w:rFonts w:cs="Times New Roman"/>
        </w:rPr>
      </w:pPr>
    </w:p>
    <w:p w14:paraId="030D0FAB" w14:textId="77777777" w:rsidR="00457198" w:rsidRPr="00A04ED4" w:rsidRDefault="00457198" w:rsidP="00457198">
      <w:pPr>
        <w:jc w:val="center"/>
        <w:rPr>
          <w:rFonts w:cs="Times New Roman"/>
        </w:rPr>
      </w:pPr>
    </w:p>
    <w:p w14:paraId="271EC3AD" w14:textId="77777777" w:rsidR="00457198" w:rsidRPr="00A04ED4" w:rsidRDefault="00457198" w:rsidP="00457198">
      <w:pPr>
        <w:jc w:val="center"/>
        <w:rPr>
          <w:rFonts w:cs="Times New Roman"/>
        </w:rPr>
      </w:pPr>
    </w:p>
    <w:p w14:paraId="6245924C" w14:textId="77777777" w:rsidR="00457198" w:rsidRPr="00A04ED4" w:rsidRDefault="00457198" w:rsidP="00457198">
      <w:pPr>
        <w:jc w:val="center"/>
        <w:rPr>
          <w:rFonts w:cs="Times New Roman"/>
        </w:rPr>
      </w:pPr>
    </w:p>
    <w:p w14:paraId="220A6546" w14:textId="77777777" w:rsidR="00457198" w:rsidRPr="00A04ED4" w:rsidRDefault="00457198" w:rsidP="00457198">
      <w:pPr>
        <w:jc w:val="center"/>
        <w:rPr>
          <w:rFonts w:cs="Times New Roman"/>
        </w:rPr>
      </w:pPr>
    </w:p>
    <w:p w14:paraId="57C1ED3F" w14:textId="1783D6C8" w:rsidR="00457198" w:rsidRPr="00A04ED4" w:rsidRDefault="00457198" w:rsidP="0025712C">
      <w:pPr>
        <w:rPr>
          <w:rFonts w:cs="Times New Roman"/>
        </w:rPr>
      </w:pPr>
    </w:p>
    <w:p w14:paraId="1A9A9944" w14:textId="1654865F" w:rsidR="00AD4D10" w:rsidRPr="00A04ED4" w:rsidRDefault="008F3F2E" w:rsidP="00457198">
      <w:pPr>
        <w:jc w:val="center"/>
      </w:pPr>
      <w:r w:rsidRPr="00A04ED4">
        <w:lastRenderedPageBreak/>
        <w:t xml:space="preserve">Proyecto Fin de Carrera: </w:t>
      </w:r>
      <w:sdt>
        <w:sdtPr>
          <w:alias w:val="Título"/>
          <w:tag w:val=""/>
          <w:id w:val="-1093466666"/>
          <w:placeholder>
            <w:docPart w:val="434B9D43258D7A4DB02EC13ADC4FE3FD"/>
          </w:placeholder>
          <w:dataBinding w:prefixMappings="xmlns:ns0='http://purl.org/dc/elements/1.1/' xmlns:ns1='http://schemas.openxmlformats.org/package/2006/metadata/core-properties' " w:xpath="/ns1:coreProperties[1]/ns0:title[1]" w:storeItemID="{6C3C8BC8-F283-45AE-878A-BAB7291924A1}"/>
          <w:text/>
        </w:sdtPr>
        <w:sdtEndPr/>
        <w:sdtContent>
          <w:r w:rsidR="0025712C" w:rsidRPr="00A04ED4">
            <w:t>Monitorización-gestión consumo eléctrico de una vivienda.</w:t>
          </w:r>
        </w:sdtContent>
      </w:sdt>
    </w:p>
    <w:p w14:paraId="6721B997" w14:textId="35AD9641" w:rsidR="008F3F2E" w:rsidRPr="00A04ED4" w:rsidRDefault="008F3F2E" w:rsidP="008F3F2E">
      <w:pPr>
        <w:jc w:val="center"/>
      </w:pPr>
    </w:p>
    <w:p w14:paraId="3B488EE9" w14:textId="66C90D7B" w:rsidR="0025712C" w:rsidRPr="00A04ED4" w:rsidRDefault="0025712C" w:rsidP="0025712C"/>
    <w:p w14:paraId="17232B8E" w14:textId="77777777" w:rsidR="008F3F2E" w:rsidRPr="00A04ED4" w:rsidRDefault="008F3F2E" w:rsidP="008F3F2E">
      <w:pPr>
        <w:jc w:val="center"/>
      </w:pPr>
    </w:p>
    <w:tbl>
      <w:tblPr>
        <w:tblStyle w:val="Tablaconcuadrcula"/>
        <w:tblW w:w="0" w:type="auto"/>
        <w:tblInd w:w="6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
        <w:gridCol w:w="3181"/>
      </w:tblGrid>
      <w:tr w:rsidR="008F3F2E" w:rsidRPr="00A04ED4" w14:paraId="6A16F650" w14:textId="77777777" w:rsidTr="008F3F2E">
        <w:tc>
          <w:tcPr>
            <w:tcW w:w="784" w:type="dxa"/>
          </w:tcPr>
          <w:p w14:paraId="3B4AA30E" w14:textId="77777777" w:rsidR="008F3F2E" w:rsidRPr="00A04ED4" w:rsidRDefault="008F3F2E" w:rsidP="008F3F2E">
            <w:pPr>
              <w:jc w:val="left"/>
            </w:pPr>
            <w:r w:rsidRPr="00A04ED4">
              <w:t>Autor:</w:t>
            </w:r>
          </w:p>
        </w:tc>
        <w:tc>
          <w:tcPr>
            <w:tcW w:w="3181" w:type="dxa"/>
          </w:tcPr>
          <w:p w14:paraId="395E19F7" w14:textId="52FE717B" w:rsidR="008F3F2E" w:rsidRPr="00A04ED4" w:rsidRDefault="0025712C" w:rsidP="008F3F2E">
            <w:r w:rsidRPr="00A04ED4">
              <w:t>Elías Marín Domínguez</w:t>
            </w:r>
          </w:p>
        </w:tc>
      </w:tr>
      <w:tr w:rsidR="008F3F2E" w:rsidRPr="00A04ED4" w14:paraId="415FB297" w14:textId="77777777" w:rsidTr="008F3F2E">
        <w:tc>
          <w:tcPr>
            <w:tcW w:w="784" w:type="dxa"/>
          </w:tcPr>
          <w:p w14:paraId="0DF4563F" w14:textId="77777777" w:rsidR="008F3F2E" w:rsidRPr="00A04ED4" w:rsidRDefault="008F3F2E" w:rsidP="008F3F2E">
            <w:pPr>
              <w:jc w:val="left"/>
            </w:pPr>
            <w:r w:rsidRPr="00A04ED4">
              <w:t>Tutor:</w:t>
            </w:r>
          </w:p>
        </w:tc>
        <w:tc>
          <w:tcPr>
            <w:tcW w:w="3181" w:type="dxa"/>
          </w:tcPr>
          <w:p w14:paraId="719D7A09" w14:textId="257A0EE9" w:rsidR="008F3F2E" w:rsidRPr="00A04ED4" w:rsidRDefault="00EC2962" w:rsidP="008F3F2E">
            <w:r w:rsidRPr="00A04ED4">
              <w:t>Juan Carlos</w:t>
            </w:r>
            <w:r w:rsidR="0025712C" w:rsidRPr="00A04ED4">
              <w:t xml:space="preserve"> del Pino</w:t>
            </w:r>
            <w:r w:rsidRPr="00A04ED4">
              <w:t xml:space="preserve"> López</w:t>
            </w:r>
          </w:p>
        </w:tc>
      </w:tr>
    </w:tbl>
    <w:p w14:paraId="2B312135" w14:textId="77777777" w:rsidR="008F3F2E" w:rsidRPr="00A04ED4" w:rsidRDefault="008F3F2E" w:rsidP="008F3F2E"/>
    <w:p w14:paraId="03E66692" w14:textId="77777777" w:rsidR="00AD4D10" w:rsidRPr="00A04ED4" w:rsidRDefault="00AD4D10" w:rsidP="008F3F2E"/>
    <w:p w14:paraId="16D3BE0E" w14:textId="77777777" w:rsidR="008F3F2E" w:rsidRPr="00A04ED4" w:rsidRDefault="008F3F2E" w:rsidP="008F3F2E">
      <w:pPr>
        <w:spacing w:after="568" w:line="241" w:lineRule="auto"/>
        <w:ind w:left="10" w:right="8" w:hanging="10"/>
      </w:pPr>
      <w:r w:rsidRPr="00A04ED4">
        <w:t>El tribunal nombrado para juzgar el Proyecto arriba indicado, compuesto por los siguientes miembros:</w:t>
      </w:r>
    </w:p>
    <w:p w14:paraId="542EE3B8" w14:textId="77777777" w:rsidR="008F3F2E" w:rsidRPr="00A04ED4" w:rsidRDefault="008F3F2E" w:rsidP="008F3F2E">
      <w:r w:rsidRPr="00A04ED4">
        <w:t>Presidente:</w:t>
      </w:r>
    </w:p>
    <w:p w14:paraId="25E2F25F" w14:textId="77777777" w:rsidR="008F3F2E" w:rsidRPr="00A04ED4" w:rsidRDefault="008F3F2E" w:rsidP="008F3F2E"/>
    <w:p w14:paraId="0E78E8E7" w14:textId="77777777" w:rsidR="008F3F2E" w:rsidRPr="00A04ED4" w:rsidRDefault="008F3F2E" w:rsidP="008F3F2E"/>
    <w:p w14:paraId="4F8B96D8" w14:textId="77777777" w:rsidR="008F3F2E" w:rsidRPr="00A04ED4" w:rsidRDefault="008F3F2E" w:rsidP="008F3F2E"/>
    <w:p w14:paraId="505040B0" w14:textId="66CC7211" w:rsidR="008F3F2E" w:rsidRPr="00A04ED4" w:rsidRDefault="00AD4D10" w:rsidP="008F3F2E">
      <w:pPr>
        <w:rPr>
          <w:rFonts w:ascii="Palatino" w:hAnsi="Palatino"/>
        </w:rPr>
      </w:pPr>
      <w:r w:rsidRPr="00A04ED4">
        <w:rPr>
          <w:rFonts w:ascii="Palatino" w:hAnsi="Palatino"/>
        </w:rPr>
        <w:t>Vocales</w:t>
      </w:r>
      <w:r w:rsidRPr="00A04ED4">
        <w:t>:</w:t>
      </w:r>
    </w:p>
    <w:p w14:paraId="138BCF7B" w14:textId="77777777" w:rsidR="00AD4D10" w:rsidRPr="00A04ED4" w:rsidRDefault="00AD4D10" w:rsidP="008F3F2E">
      <w:pPr>
        <w:rPr>
          <w:rFonts w:ascii="Palatino" w:hAnsi="Palatino"/>
        </w:rPr>
      </w:pPr>
    </w:p>
    <w:p w14:paraId="31CE8DDC" w14:textId="77777777" w:rsidR="008F3F2E" w:rsidRPr="00A04ED4" w:rsidRDefault="008F3F2E" w:rsidP="008F3F2E"/>
    <w:p w14:paraId="5C24F64E" w14:textId="77777777" w:rsidR="008F3F2E" w:rsidRPr="00A04ED4" w:rsidRDefault="008F3F2E" w:rsidP="008F3F2E"/>
    <w:p w14:paraId="1109EFD2" w14:textId="77777777" w:rsidR="008F3F2E" w:rsidRPr="00A04ED4" w:rsidRDefault="008F3F2E" w:rsidP="008F3F2E"/>
    <w:p w14:paraId="45420AD4" w14:textId="77777777" w:rsidR="008F3F2E" w:rsidRPr="00A04ED4" w:rsidRDefault="008F3F2E" w:rsidP="008F3F2E">
      <w:r w:rsidRPr="00A04ED4">
        <w:t>Secretario:</w:t>
      </w:r>
    </w:p>
    <w:p w14:paraId="11A6420F" w14:textId="77777777" w:rsidR="008F3F2E" w:rsidRPr="00A04ED4" w:rsidRDefault="008F3F2E" w:rsidP="008F3F2E"/>
    <w:p w14:paraId="3240E12A" w14:textId="77777777" w:rsidR="008F3F2E" w:rsidRPr="00A04ED4" w:rsidRDefault="008F3F2E" w:rsidP="008F3F2E"/>
    <w:p w14:paraId="7E0AC612" w14:textId="77777777" w:rsidR="008F3F2E" w:rsidRPr="00A04ED4" w:rsidRDefault="008F3F2E" w:rsidP="008F3F2E"/>
    <w:p w14:paraId="7E5D9B1E" w14:textId="77777777" w:rsidR="008F3F2E" w:rsidRPr="00A04ED4" w:rsidRDefault="008F3F2E" w:rsidP="008F3F2E"/>
    <w:p w14:paraId="6814D465" w14:textId="711C5139" w:rsidR="008F3F2E" w:rsidRPr="00A04ED4" w:rsidRDefault="00AD4D10" w:rsidP="008F3F2E">
      <w:pPr>
        <w:spacing w:after="1135" w:line="241" w:lineRule="auto"/>
        <w:ind w:left="209" w:right="8" w:hanging="10"/>
      </w:pPr>
      <w:r w:rsidRPr="00A04ED4">
        <w:t>A</w:t>
      </w:r>
      <w:r w:rsidR="008F3F2E" w:rsidRPr="00A04ED4">
        <w:t>cuerdan otorgarle la calificación de:</w:t>
      </w:r>
    </w:p>
    <w:p w14:paraId="02250255" w14:textId="77777777" w:rsidR="008F3F2E" w:rsidRPr="00A04ED4" w:rsidRDefault="008F3F2E" w:rsidP="008F3F2E">
      <w:pPr>
        <w:spacing w:after="1135" w:line="241" w:lineRule="auto"/>
        <w:ind w:left="209" w:right="8" w:hanging="10"/>
      </w:pPr>
    </w:p>
    <w:p w14:paraId="60D72FF9" w14:textId="7B8B7ACB" w:rsidR="008F3F2E" w:rsidRPr="00A04ED4" w:rsidRDefault="008F3F2E" w:rsidP="008F3F2E">
      <w:pPr>
        <w:spacing w:after="47" w:line="241" w:lineRule="auto"/>
        <w:ind w:left="4795" w:right="8" w:hanging="10"/>
      </w:pPr>
      <w:r w:rsidRPr="00A04ED4">
        <w:t xml:space="preserve">Sevilla, </w:t>
      </w:r>
      <w:r w:rsidR="0025712C" w:rsidRPr="00A04ED4">
        <w:t>2018</w:t>
      </w:r>
    </w:p>
    <w:p w14:paraId="3A584D09" w14:textId="77777777" w:rsidR="008F3F2E" w:rsidRPr="00A04ED4" w:rsidRDefault="008F3F2E" w:rsidP="008F3F2E">
      <w:pPr>
        <w:spacing w:after="47" w:line="241" w:lineRule="auto"/>
        <w:ind w:left="4795" w:right="8" w:hanging="10"/>
      </w:pPr>
    </w:p>
    <w:p w14:paraId="68901A20" w14:textId="77777777" w:rsidR="008F3F2E" w:rsidRPr="00A04ED4" w:rsidRDefault="008F3F2E" w:rsidP="008F3F2E">
      <w:pPr>
        <w:spacing w:after="47" w:line="241" w:lineRule="auto"/>
        <w:ind w:left="4795" w:right="8" w:hanging="10"/>
      </w:pPr>
    </w:p>
    <w:p w14:paraId="7B471EE1" w14:textId="77777777" w:rsidR="008F3F2E" w:rsidRPr="00A04ED4" w:rsidRDefault="008F3F2E" w:rsidP="008F3F2E">
      <w:pPr>
        <w:spacing w:after="47" w:line="241" w:lineRule="auto"/>
        <w:ind w:left="4795" w:right="8" w:hanging="10"/>
      </w:pPr>
    </w:p>
    <w:p w14:paraId="0E7C7F06" w14:textId="0E689ED7" w:rsidR="00087CE5" w:rsidRPr="00A04ED4" w:rsidRDefault="008F3F2E" w:rsidP="00457198">
      <w:pPr>
        <w:spacing w:after="47" w:line="241" w:lineRule="auto"/>
        <w:ind w:left="5812" w:right="8"/>
        <w:rPr>
          <w:rFonts w:ascii="TimesNewRomanPSMT" w:eastAsiaTheme="minorEastAsia" w:hAnsi="TimesNewRomanPSMT" w:cs="TimesNewRomanPSMT"/>
          <w:sz w:val="16"/>
          <w:szCs w:val="16"/>
        </w:rPr>
      </w:pPr>
      <w:r w:rsidRPr="00A04ED4">
        <w:t>El Secretario del Tribunal</w:t>
      </w:r>
    </w:p>
    <w:p w14:paraId="0EAB1323" w14:textId="77777777" w:rsidR="00DD5C9F" w:rsidRPr="00A04ED4" w:rsidRDefault="00DD5C9F" w:rsidP="00087CE5">
      <w:pPr>
        <w:spacing w:after="47" w:line="241" w:lineRule="auto"/>
        <w:ind w:right="8"/>
        <w:rPr>
          <w:rFonts w:ascii="TimesNewRomanPSMT" w:eastAsiaTheme="minorEastAsia" w:hAnsi="TimesNewRomanPSMT" w:cs="TimesNewRomanPSMT"/>
          <w:sz w:val="16"/>
          <w:szCs w:val="16"/>
        </w:rPr>
      </w:pPr>
    </w:p>
    <w:p w14:paraId="7F9CBBB3" w14:textId="77777777" w:rsidR="00087CE5" w:rsidRPr="00A04ED4" w:rsidRDefault="00087CE5" w:rsidP="00087CE5"/>
    <w:p w14:paraId="5EA2594C" w14:textId="77777777" w:rsidR="00457198" w:rsidRPr="00A04ED4" w:rsidRDefault="00457198" w:rsidP="00087CE5"/>
    <w:p w14:paraId="1548A57C" w14:textId="77777777" w:rsidR="00457198" w:rsidRPr="00A04ED4" w:rsidRDefault="00457198" w:rsidP="00087CE5"/>
    <w:p w14:paraId="1F01369A" w14:textId="77777777" w:rsidR="00457198" w:rsidRPr="00A04ED4" w:rsidRDefault="00457198" w:rsidP="00087CE5"/>
    <w:p w14:paraId="0C988066" w14:textId="77777777" w:rsidR="00457198" w:rsidRPr="00A04ED4" w:rsidRDefault="00457198" w:rsidP="00087CE5"/>
    <w:p w14:paraId="51828359" w14:textId="77777777" w:rsidR="00457198" w:rsidRPr="00A04ED4" w:rsidRDefault="00457198" w:rsidP="00087CE5"/>
    <w:p w14:paraId="16F5D350" w14:textId="77777777" w:rsidR="00457198" w:rsidRPr="00A04ED4" w:rsidRDefault="00457198" w:rsidP="00087CE5"/>
    <w:p w14:paraId="6FB85FB4" w14:textId="77777777" w:rsidR="00457198" w:rsidRPr="00A04ED4" w:rsidRDefault="00457198" w:rsidP="00087CE5"/>
    <w:p w14:paraId="0F3C6CB6" w14:textId="77777777" w:rsidR="00457198" w:rsidRPr="00A04ED4" w:rsidRDefault="00457198" w:rsidP="00087CE5"/>
    <w:p w14:paraId="1C234063" w14:textId="77777777" w:rsidR="00457198" w:rsidRPr="00A04ED4" w:rsidRDefault="00457198" w:rsidP="00087CE5"/>
    <w:p w14:paraId="0F69C745" w14:textId="77777777" w:rsidR="00457198" w:rsidRPr="00A04ED4" w:rsidRDefault="00457198" w:rsidP="00087CE5"/>
    <w:p w14:paraId="680E6979" w14:textId="77777777" w:rsidR="00457198" w:rsidRPr="00A04ED4" w:rsidRDefault="00457198" w:rsidP="00087CE5"/>
    <w:p w14:paraId="0BF124C5" w14:textId="77777777" w:rsidR="00457198" w:rsidRPr="00A04ED4" w:rsidRDefault="00457198" w:rsidP="00087CE5"/>
    <w:p w14:paraId="3D1C5CED" w14:textId="77777777" w:rsidR="00457198" w:rsidRPr="00A04ED4" w:rsidRDefault="00457198" w:rsidP="00087CE5"/>
    <w:p w14:paraId="0425D541" w14:textId="77777777" w:rsidR="00457198" w:rsidRPr="00A04ED4" w:rsidRDefault="00457198" w:rsidP="00087CE5"/>
    <w:p w14:paraId="3A72DA55" w14:textId="77777777" w:rsidR="00457198" w:rsidRPr="00A04ED4" w:rsidRDefault="00457198" w:rsidP="00087CE5"/>
    <w:p w14:paraId="632EBFCD" w14:textId="77777777" w:rsidR="00457198" w:rsidRPr="00A04ED4" w:rsidRDefault="00457198" w:rsidP="00087CE5"/>
    <w:p w14:paraId="1380FBE9" w14:textId="77777777" w:rsidR="00457198" w:rsidRPr="00A04ED4" w:rsidRDefault="00457198" w:rsidP="00087CE5"/>
    <w:p w14:paraId="564CC45A" w14:textId="77777777" w:rsidR="00457198" w:rsidRPr="00A04ED4" w:rsidRDefault="00457198" w:rsidP="00087CE5"/>
    <w:p w14:paraId="5A159F10" w14:textId="77777777" w:rsidR="00457198" w:rsidRPr="00A04ED4" w:rsidRDefault="00457198" w:rsidP="00087CE5"/>
    <w:p w14:paraId="0A841802" w14:textId="77777777" w:rsidR="00457198" w:rsidRPr="00A04ED4" w:rsidRDefault="00457198" w:rsidP="00087CE5"/>
    <w:p w14:paraId="0899CD7C" w14:textId="77777777" w:rsidR="00457198" w:rsidRPr="00A04ED4" w:rsidRDefault="00457198" w:rsidP="00087CE5"/>
    <w:p w14:paraId="0F6CCFD6" w14:textId="77777777" w:rsidR="00457198" w:rsidRPr="00A04ED4" w:rsidRDefault="00457198" w:rsidP="00087CE5"/>
    <w:p w14:paraId="5C6E0AA6" w14:textId="77777777" w:rsidR="00457198" w:rsidRPr="00A04ED4" w:rsidRDefault="00457198" w:rsidP="00087CE5"/>
    <w:p w14:paraId="049B6E35" w14:textId="77777777" w:rsidR="00457198" w:rsidRPr="00A04ED4" w:rsidRDefault="00457198" w:rsidP="00087CE5"/>
    <w:p w14:paraId="59DF89F2" w14:textId="77777777" w:rsidR="00457198" w:rsidRPr="00A04ED4" w:rsidRDefault="00457198" w:rsidP="00087CE5"/>
    <w:p w14:paraId="6FBBE692" w14:textId="77777777" w:rsidR="00457198" w:rsidRPr="00A04ED4" w:rsidRDefault="00457198" w:rsidP="00087CE5"/>
    <w:p w14:paraId="16897131" w14:textId="77777777" w:rsidR="00457198" w:rsidRPr="00A04ED4" w:rsidRDefault="00457198" w:rsidP="00087CE5"/>
    <w:p w14:paraId="31C82BE9" w14:textId="77777777" w:rsidR="00457198" w:rsidRPr="00A04ED4" w:rsidRDefault="00457198" w:rsidP="00087CE5"/>
    <w:p w14:paraId="67494B94" w14:textId="77777777" w:rsidR="00457198" w:rsidRPr="00A04ED4" w:rsidRDefault="00457198" w:rsidP="00087CE5"/>
    <w:p w14:paraId="01E566FA" w14:textId="77777777" w:rsidR="00457198" w:rsidRPr="00A04ED4" w:rsidRDefault="00457198" w:rsidP="00087CE5"/>
    <w:p w14:paraId="58AC421C" w14:textId="77777777" w:rsidR="00457198" w:rsidRPr="00A04ED4" w:rsidRDefault="00457198" w:rsidP="00087CE5"/>
    <w:p w14:paraId="63711C57" w14:textId="77777777" w:rsidR="00457198" w:rsidRPr="00A04ED4" w:rsidRDefault="00457198" w:rsidP="00087CE5"/>
    <w:p w14:paraId="0559233B" w14:textId="77777777" w:rsidR="00457198" w:rsidRPr="00A04ED4" w:rsidRDefault="00457198" w:rsidP="00087CE5"/>
    <w:p w14:paraId="47A937F2" w14:textId="77777777" w:rsidR="00457198" w:rsidRPr="00A04ED4" w:rsidRDefault="00457198" w:rsidP="00087CE5"/>
    <w:p w14:paraId="41D40A84" w14:textId="77777777" w:rsidR="00457198" w:rsidRPr="00A04ED4" w:rsidRDefault="00457198" w:rsidP="00087CE5"/>
    <w:p w14:paraId="7EA44E5B" w14:textId="77777777" w:rsidR="00457198" w:rsidRPr="00A04ED4" w:rsidRDefault="00457198" w:rsidP="00087CE5"/>
    <w:p w14:paraId="005EE230" w14:textId="77777777" w:rsidR="00457198" w:rsidRPr="00A04ED4" w:rsidRDefault="00457198" w:rsidP="00087CE5"/>
    <w:p w14:paraId="41F8DD1E" w14:textId="77777777" w:rsidR="00457198" w:rsidRPr="00A04ED4" w:rsidRDefault="00457198" w:rsidP="00087CE5"/>
    <w:p w14:paraId="577F09B7" w14:textId="77777777" w:rsidR="00D45F6D" w:rsidRPr="00A04ED4" w:rsidRDefault="00D45F6D" w:rsidP="00087CE5"/>
    <w:p w14:paraId="3FA49835" w14:textId="77777777" w:rsidR="00D45F6D" w:rsidRPr="00A04ED4" w:rsidRDefault="00D45F6D" w:rsidP="00087CE5"/>
    <w:p w14:paraId="3AD9B019" w14:textId="3985A7B1" w:rsidR="00087CE5" w:rsidRPr="00A04ED4" w:rsidRDefault="00087CE5" w:rsidP="00D45F6D">
      <w:pPr>
        <w:spacing w:after="65" w:line="246" w:lineRule="auto"/>
        <w:ind w:left="5954" w:right="479" w:firstLine="77"/>
        <w:rPr>
          <w:i/>
        </w:rPr>
      </w:pPr>
      <w:r w:rsidRPr="00A04ED4">
        <w:rPr>
          <w:i/>
        </w:rPr>
        <w:t xml:space="preserve">A </w:t>
      </w:r>
      <w:r w:rsidR="00AD4D10" w:rsidRPr="00A04ED4">
        <w:rPr>
          <w:i/>
        </w:rPr>
        <w:t>mi</w:t>
      </w:r>
      <w:r w:rsidRPr="00A04ED4">
        <w:rPr>
          <w:i/>
        </w:rPr>
        <w:t xml:space="preserve"> familia</w:t>
      </w:r>
    </w:p>
    <w:p w14:paraId="46EFB793" w14:textId="048A904A" w:rsidR="00087CE5" w:rsidRPr="00A04ED4" w:rsidRDefault="00087CE5" w:rsidP="00D45F6D">
      <w:pPr>
        <w:spacing w:after="65" w:line="246" w:lineRule="auto"/>
        <w:ind w:left="5954" w:right="515" w:firstLine="77"/>
        <w:rPr>
          <w:i/>
        </w:rPr>
      </w:pPr>
      <w:r w:rsidRPr="00A04ED4">
        <w:rPr>
          <w:i/>
        </w:rPr>
        <w:t xml:space="preserve">A </w:t>
      </w:r>
      <w:r w:rsidR="00AD4D10" w:rsidRPr="00A04ED4">
        <w:rPr>
          <w:i/>
        </w:rPr>
        <w:t>mis</w:t>
      </w:r>
      <w:r w:rsidRPr="00A04ED4">
        <w:rPr>
          <w:i/>
        </w:rPr>
        <w:t xml:space="preserve"> maestros</w:t>
      </w:r>
    </w:p>
    <w:p w14:paraId="58A7B1A3" w14:textId="77777777" w:rsidR="00087CE5" w:rsidRPr="00A04ED4" w:rsidRDefault="00087CE5" w:rsidP="00087CE5">
      <w:pPr>
        <w:spacing w:after="65" w:line="246" w:lineRule="auto"/>
        <w:ind w:left="4820" w:right="515" w:firstLine="77"/>
        <w:jc w:val="left"/>
        <w:rPr>
          <w:i/>
        </w:rPr>
      </w:pPr>
    </w:p>
    <w:p w14:paraId="4F7CF1FD" w14:textId="34D2B076" w:rsidR="00DD5C9F" w:rsidRPr="00A04ED4" w:rsidRDefault="00DD5C9F" w:rsidP="00DD5C9F">
      <w:pPr>
        <w:spacing w:after="65" w:line="246" w:lineRule="auto"/>
        <w:ind w:left="567" w:right="515" w:firstLine="77"/>
        <w:rPr>
          <w:i/>
        </w:rPr>
      </w:pPr>
    </w:p>
    <w:p w14:paraId="0347AF3B" w14:textId="77777777" w:rsidR="00457198" w:rsidRPr="00A04ED4" w:rsidRDefault="00457198" w:rsidP="00DD5C9F">
      <w:pPr>
        <w:spacing w:after="65" w:line="246" w:lineRule="auto"/>
        <w:ind w:left="567" w:right="515" w:firstLine="77"/>
        <w:rPr>
          <w:i/>
        </w:rPr>
      </w:pPr>
    </w:p>
    <w:p w14:paraId="701A0A0D" w14:textId="77777777" w:rsidR="00457198" w:rsidRPr="00A04ED4" w:rsidRDefault="00457198" w:rsidP="00DD5C9F">
      <w:pPr>
        <w:spacing w:after="65" w:line="246" w:lineRule="auto"/>
        <w:ind w:left="567" w:right="515" w:firstLine="77"/>
        <w:rPr>
          <w:i/>
        </w:rPr>
      </w:pPr>
    </w:p>
    <w:p w14:paraId="32008797" w14:textId="77777777" w:rsidR="00457198" w:rsidRPr="00A04ED4" w:rsidRDefault="00457198" w:rsidP="00DD5C9F">
      <w:pPr>
        <w:spacing w:after="65" w:line="246" w:lineRule="auto"/>
        <w:ind w:left="567" w:right="515" w:firstLine="77"/>
        <w:rPr>
          <w:i/>
        </w:rPr>
      </w:pPr>
    </w:p>
    <w:p w14:paraId="595E87CB" w14:textId="77777777" w:rsidR="00457198" w:rsidRPr="00A04ED4" w:rsidRDefault="00457198" w:rsidP="00DD5C9F">
      <w:pPr>
        <w:spacing w:after="65" w:line="246" w:lineRule="auto"/>
        <w:ind w:left="567" w:right="515" w:firstLine="77"/>
        <w:rPr>
          <w:i/>
        </w:rPr>
      </w:pPr>
    </w:p>
    <w:p w14:paraId="1A8C4BB8" w14:textId="77777777" w:rsidR="00457198" w:rsidRPr="00A04ED4" w:rsidRDefault="00457198" w:rsidP="00DD5C9F">
      <w:pPr>
        <w:spacing w:after="65" w:line="246" w:lineRule="auto"/>
        <w:ind w:left="567" w:right="515" w:firstLine="77"/>
        <w:rPr>
          <w:i/>
        </w:rPr>
      </w:pPr>
    </w:p>
    <w:p w14:paraId="13418493" w14:textId="77777777" w:rsidR="00457198" w:rsidRPr="00A04ED4" w:rsidRDefault="00457198" w:rsidP="00DD5C9F">
      <w:pPr>
        <w:spacing w:after="65" w:line="246" w:lineRule="auto"/>
        <w:ind w:left="567" w:right="515" w:firstLine="77"/>
        <w:rPr>
          <w:i/>
        </w:rPr>
      </w:pPr>
    </w:p>
    <w:p w14:paraId="5387ADC1" w14:textId="77777777" w:rsidR="00457198" w:rsidRPr="00A04ED4" w:rsidRDefault="00457198" w:rsidP="00DD5C9F">
      <w:pPr>
        <w:spacing w:after="65" w:line="246" w:lineRule="auto"/>
        <w:ind w:left="567" w:right="515" w:firstLine="77"/>
        <w:rPr>
          <w:i/>
        </w:rPr>
      </w:pPr>
    </w:p>
    <w:p w14:paraId="1721A15A" w14:textId="77777777" w:rsidR="00457198" w:rsidRPr="00A04ED4" w:rsidRDefault="00457198" w:rsidP="00DD5C9F">
      <w:pPr>
        <w:spacing w:after="65" w:line="246" w:lineRule="auto"/>
        <w:ind w:left="567" w:right="515" w:firstLine="77"/>
        <w:rPr>
          <w:i/>
        </w:rPr>
      </w:pPr>
    </w:p>
    <w:p w14:paraId="0037C42E" w14:textId="77777777" w:rsidR="00457198" w:rsidRPr="00A04ED4" w:rsidRDefault="00457198" w:rsidP="00DD5C9F">
      <w:pPr>
        <w:spacing w:after="65" w:line="246" w:lineRule="auto"/>
        <w:ind w:left="567" w:right="515" w:firstLine="77"/>
        <w:rPr>
          <w:i/>
        </w:rPr>
      </w:pPr>
    </w:p>
    <w:p w14:paraId="766DBAF3" w14:textId="77777777" w:rsidR="00457198" w:rsidRPr="00A04ED4" w:rsidRDefault="00457198" w:rsidP="00DD5C9F">
      <w:pPr>
        <w:spacing w:after="65" w:line="246" w:lineRule="auto"/>
        <w:ind w:left="567" w:right="515" w:firstLine="77"/>
        <w:rPr>
          <w:i/>
        </w:rPr>
      </w:pPr>
    </w:p>
    <w:p w14:paraId="6AA9FCDA" w14:textId="77777777" w:rsidR="00457198" w:rsidRPr="00A04ED4" w:rsidRDefault="00457198" w:rsidP="00DD5C9F">
      <w:pPr>
        <w:spacing w:after="65" w:line="246" w:lineRule="auto"/>
        <w:ind w:left="567" w:right="515" w:firstLine="77"/>
        <w:rPr>
          <w:i/>
        </w:rPr>
      </w:pPr>
    </w:p>
    <w:p w14:paraId="16563A19" w14:textId="77777777" w:rsidR="00457198" w:rsidRPr="00A04ED4" w:rsidRDefault="00457198" w:rsidP="00DD5C9F">
      <w:pPr>
        <w:spacing w:after="65" w:line="246" w:lineRule="auto"/>
        <w:ind w:left="567" w:right="515" w:firstLine="77"/>
        <w:rPr>
          <w:i/>
        </w:rPr>
      </w:pPr>
    </w:p>
    <w:p w14:paraId="04FF9113" w14:textId="77777777" w:rsidR="00457198" w:rsidRPr="00A04ED4" w:rsidRDefault="00457198" w:rsidP="00DD5C9F">
      <w:pPr>
        <w:spacing w:after="65" w:line="246" w:lineRule="auto"/>
        <w:ind w:left="567" w:right="515" w:firstLine="77"/>
        <w:rPr>
          <w:i/>
        </w:rPr>
      </w:pPr>
    </w:p>
    <w:p w14:paraId="5B6D3E06" w14:textId="77777777" w:rsidR="00457198" w:rsidRPr="00A04ED4" w:rsidRDefault="00457198" w:rsidP="00DD5C9F">
      <w:pPr>
        <w:spacing w:after="65" w:line="246" w:lineRule="auto"/>
        <w:ind w:left="567" w:right="515" w:firstLine="77"/>
        <w:rPr>
          <w:i/>
        </w:rPr>
      </w:pPr>
    </w:p>
    <w:p w14:paraId="08F147E5" w14:textId="77777777" w:rsidR="00457198" w:rsidRPr="00A04ED4" w:rsidRDefault="00457198" w:rsidP="00DD5C9F">
      <w:pPr>
        <w:spacing w:after="65" w:line="246" w:lineRule="auto"/>
        <w:ind w:left="567" w:right="515" w:firstLine="77"/>
        <w:rPr>
          <w:i/>
        </w:rPr>
      </w:pPr>
    </w:p>
    <w:p w14:paraId="2B5FDC42" w14:textId="77777777" w:rsidR="00457198" w:rsidRPr="00A04ED4" w:rsidRDefault="00457198" w:rsidP="00DD5C9F">
      <w:pPr>
        <w:spacing w:after="65" w:line="246" w:lineRule="auto"/>
        <w:ind w:left="567" w:right="515" w:firstLine="77"/>
        <w:rPr>
          <w:i/>
        </w:rPr>
      </w:pPr>
    </w:p>
    <w:p w14:paraId="17918F12" w14:textId="77777777" w:rsidR="00457198" w:rsidRPr="00A04ED4" w:rsidRDefault="00457198" w:rsidP="00DD5C9F">
      <w:pPr>
        <w:spacing w:after="65" w:line="246" w:lineRule="auto"/>
        <w:ind w:left="567" w:right="515" w:firstLine="77"/>
        <w:rPr>
          <w:i/>
        </w:rPr>
      </w:pPr>
    </w:p>
    <w:p w14:paraId="462A56C4" w14:textId="77777777" w:rsidR="00457198" w:rsidRPr="00A04ED4" w:rsidRDefault="00457198" w:rsidP="00DD5C9F">
      <w:pPr>
        <w:spacing w:after="65" w:line="246" w:lineRule="auto"/>
        <w:ind w:left="567" w:right="515" w:firstLine="77"/>
        <w:rPr>
          <w:i/>
        </w:rPr>
      </w:pPr>
    </w:p>
    <w:p w14:paraId="614F8401" w14:textId="77777777" w:rsidR="00457198" w:rsidRPr="00A04ED4" w:rsidRDefault="00457198" w:rsidP="00DD5C9F">
      <w:pPr>
        <w:spacing w:after="65" w:line="246" w:lineRule="auto"/>
        <w:ind w:left="567" w:right="515" w:firstLine="77"/>
        <w:rPr>
          <w:i/>
        </w:rPr>
      </w:pPr>
    </w:p>
    <w:p w14:paraId="4287FC4B" w14:textId="77777777" w:rsidR="00457198" w:rsidRPr="00A04ED4" w:rsidRDefault="00457198" w:rsidP="00DD5C9F">
      <w:pPr>
        <w:spacing w:after="65" w:line="246" w:lineRule="auto"/>
        <w:ind w:left="567" w:right="515" w:firstLine="77"/>
        <w:rPr>
          <w:i/>
        </w:rPr>
      </w:pPr>
    </w:p>
    <w:p w14:paraId="75E6B298" w14:textId="77777777" w:rsidR="00457198" w:rsidRPr="00A04ED4" w:rsidRDefault="00457198" w:rsidP="00DD5C9F">
      <w:pPr>
        <w:spacing w:after="65" w:line="246" w:lineRule="auto"/>
        <w:ind w:left="567" w:right="515" w:firstLine="77"/>
        <w:rPr>
          <w:i/>
        </w:rPr>
      </w:pPr>
    </w:p>
    <w:p w14:paraId="2E5E59E5" w14:textId="77777777" w:rsidR="00457198" w:rsidRPr="00A04ED4" w:rsidRDefault="00457198" w:rsidP="00DD5C9F">
      <w:pPr>
        <w:spacing w:after="65" w:line="246" w:lineRule="auto"/>
        <w:ind w:left="567" w:right="515" w:firstLine="77"/>
        <w:rPr>
          <w:i/>
        </w:rPr>
      </w:pPr>
    </w:p>
    <w:p w14:paraId="74AB7696" w14:textId="77777777" w:rsidR="00457198" w:rsidRPr="00A04ED4" w:rsidRDefault="00457198" w:rsidP="00DD5C9F">
      <w:pPr>
        <w:spacing w:after="65" w:line="246" w:lineRule="auto"/>
        <w:ind w:left="567" w:right="515" w:firstLine="77"/>
        <w:rPr>
          <w:i/>
        </w:rPr>
      </w:pPr>
    </w:p>
    <w:p w14:paraId="70F154DF" w14:textId="77777777" w:rsidR="00457198" w:rsidRPr="00A04ED4" w:rsidRDefault="00457198" w:rsidP="00DD5C9F">
      <w:pPr>
        <w:spacing w:after="65" w:line="246" w:lineRule="auto"/>
        <w:ind w:left="567" w:right="515" w:firstLine="77"/>
        <w:rPr>
          <w:i/>
        </w:rPr>
      </w:pPr>
    </w:p>
    <w:p w14:paraId="7551DCEE" w14:textId="77777777" w:rsidR="00457198" w:rsidRPr="00A04ED4" w:rsidRDefault="00457198" w:rsidP="00DD5C9F">
      <w:pPr>
        <w:spacing w:after="65" w:line="246" w:lineRule="auto"/>
        <w:ind w:left="567" w:right="515" w:firstLine="77"/>
        <w:rPr>
          <w:i/>
        </w:rPr>
      </w:pPr>
    </w:p>
    <w:p w14:paraId="60958248" w14:textId="77777777" w:rsidR="00457198" w:rsidRPr="00A04ED4" w:rsidRDefault="00457198" w:rsidP="00DD5C9F">
      <w:pPr>
        <w:spacing w:after="65" w:line="246" w:lineRule="auto"/>
        <w:ind w:left="567" w:right="515" w:firstLine="77"/>
        <w:rPr>
          <w:i/>
        </w:rPr>
      </w:pPr>
    </w:p>
    <w:p w14:paraId="62B3ECAE" w14:textId="77777777" w:rsidR="00457198" w:rsidRPr="00A04ED4" w:rsidRDefault="00457198" w:rsidP="00DD5C9F">
      <w:pPr>
        <w:spacing w:after="65" w:line="246" w:lineRule="auto"/>
        <w:ind w:left="567" w:right="515" w:firstLine="77"/>
        <w:rPr>
          <w:i/>
        </w:rPr>
      </w:pPr>
    </w:p>
    <w:p w14:paraId="2B8BB7F6" w14:textId="77777777" w:rsidR="00457198" w:rsidRPr="00A04ED4" w:rsidRDefault="00457198" w:rsidP="00DD5C9F">
      <w:pPr>
        <w:spacing w:after="65" w:line="246" w:lineRule="auto"/>
        <w:ind w:left="567" w:right="515" w:firstLine="77"/>
        <w:rPr>
          <w:i/>
        </w:rPr>
      </w:pPr>
    </w:p>
    <w:p w14:paraId="2A1D2FA9" w14:textId="77777777" w:rsidR="00457198" w:rsidRPr="00A04ED4" w:rsidRDefault="00457198" w:rsidP="00DD5C9F">
      <w:pPr>
        <w:spacing w:after="65" w:line="246" w:lineRule="auto"/>
        <w:ind w:left="567" w:right="515" w:firstLine="77"/>
        <w:rPr>
          <w:i/>
        </w:rPr>
      </w:pPr>
    </w:p>
    <w:p w14:paraId="3CBA3153" w14:textId="77777777" w:rsidR="00457198" w:rsidRPr="00A04ED4" w:rsidRDefault="00457198" w:rsidP="00DD5C9F">
      <w:pPr>
        <w:spacing w:after="65" w:line="246" w:lineRule="auto"/>
        <w:ind w:left="567" w:right="515" w:firstLine="77"/>
        <w:rPr>
          <w:i/>
        </w:rPr>
      </w:pPr>
    </w:p>
    <w:p w14:paraId="4E030934" w14:textId="77777777" w:rsidR="00457198" w:rsidRPr="00A04ED4" w:rsidRDefault="00457198" w:rsidP="00DD5C9F">
      <w:pPr>
        <w:spacing w:after="65" w:line="246" w:lineRule="auto"/>
        <w:ind w:left="567" w:right="515" w:firstLine="77"/>
        <w:rPr>
          <w:i/>
        </w:rPr>
      </w:pPr>
    </w:p>
    <w:p w14:paraId="6584F7BD" w14:textId="77777777" w:rsidR="00457198" w:rsidRPr="00A04ED4" w:rsidRDefault="00457198" w:rsidP="00DD5C9F">
      <w:pPr>
        <w:spacing w:after="65" w:line="246" w:lineRule="auto"/>
        <w:ind w:left="567" w:right="515" w:firstLine="77"/>
        <w:rPr>
          <w:i/>
        </w:rPr>
      </w:pPr>
    </w:p>
    <w:p w14:paraId="7A3F7A2B" w14:textId="77777777" w:rsidR="00457198" w:rsidRPr="00A04ED4" w:rsidRDefault="00457198" w:rsidP="00DD5C9F">
      <w:pPr>
        <w:spacing w:after="65" w:line="246" w:lineRule="auto"/>
        <w:ind w:left="567" w:right="515" w:firstLine="77"/>
        <w:rPr>
          <w:i/>
        </w:rPr>
      </w:pPr>
    </w:p>
    <w:p w14:paraId="6AE128A8" w14:textId="77777777" w:rsidR="00DF5263" w:rsidRPr="00A04ED4" w:rsidRDefault="00DF5263" w:rsidP="00DD5C9F">
      <w:pPr>
        <w:spacing w:after="65" w:line="246" w:lineRule="auto"/>
        <w:ind w:left="567" w:right="515" w:firstLine="77"/>
        <w:rPr>
          <w:i/>
        </w:rPr>
      </w:pPr>
    </w:p>
    <w:p w14:paraId="5AE1B7DB" w14:textId="77777777" w:rsidR="00DF5263" w:rsidRPr="00A04ED4" w:rsidRDefault="00DF5263" w:rsidP="00DD5C9F">
      <w:pPr>
        <w:spacing w:after="65" w:line="246" w:lineRule="auto"/>
        <w:ind w:left="567" w:right="515" w:firstLine="77"/>
        <w:rPr>
          <w:i/>
        </w:rPr>
      </w:pPr>
    </w:p>
    <w:p w14:paraId="20572C18" w14:textId="77777777" w:rsidR="00DF5263" w:rsidRPr="00A04ED4" w:rsidRDefault="00DF5263" w:rsidP="00DD5C9F">
      <w:pPr>
        <w:spacing w:after="65" w:line="246" w:lineRule="auto"/>
        <w:ind w:left="567" w:right="515" w:firstLine="77"/>
        <w:rPr>
          <w:i/>
        </w:rPr>
      </w:pPr>
    </w:p>
    <w:p w14:paraId="4B435EE6" w14:textId="77777777" w:rsidR="00DF5263" w:rsidRPr="00A04ED4" w:rsidRDefault="00DF5263" w:rsidP="00DD5C9F">
      <w:pPr>
        <w:spacing w:after="65" w:line="246" w:lineRule="auto"/>
        <w:ind w:left="567" w:right="515" w:firstLine="77"/>
        <w:rPr>
          <w:i/>
        </w:rPr>
      </w:pPr>
    </w:p>
    <w:p w14:paraId="729C70A6" w14:textId="77777777" w:rsidR="00DF5263" w:rsidRPr="00A04ED4" w:rsidRDefault="00DF5263" w:rsidP="00DD5C9F">
      <w:pPr>
        <w:spacing w:after="65" w:line="246" w:lineRule="auto"/>
        <w:ind w:left="567" w:right="515" w:firstLine="77"/>
        <w:rPr>
          <w:i/>
        </w:rPr>
      </w:pPr>
    </w:p>
    <w:p w14:paraId="769A7B00" w14:textId="77777777" w:rsidR="00DF5263" w:rsidRPr="00A04ED4" w:rsidRDefault="00DF5263" w:rsidP="00DD5C9F">
      <w:pPr>
        <w:spacing w:after="65" w:line="246" w:lineRule="auto"/>
        <w:ind w:left="567" w:right="515" w:firstLine="77"/>
        <w:rPr>
          <w:i/>
        </w:rPr>
      </w:pPr>
    </w:p>
    <w:p w14:paraId="1F6DA204" w14:textId="77777777" w:rsidR="00DF5263" w:rsidRPr="00A04ED4" w:rsidRDefault="00DF5263" w:rsidP="00DD5C9F">
      <w:pPr>
        <w:spacing w:after="65" w:line="246" w:lineRule="auto"/>
        <w:ind w:left="567" w:right="515" w:firstLine="77"/>
        <w:rPr>
          <w:i/>
        </w:rPr>
      </w:pPr>
    </w:p>
    <w:p w14:paraId="4BED4666" w14:textId="77777777" w:rsidR="00DF5263" w:rsidRPr="00A04ED4" w:rsidRDefault="00DF5263" w:rsidP="00DD5C9F">
      <w:pPr>
        <w:spacing w:after="65" w:line="246" w:lineRule="auto"/>
        <w:ind w:left="567" w:right="515" w:firstLine="77"/>
        <w:rPr>
          <w:i/>
        </w:rPr>
      </w:pPr>
    </w:p>
    <w:p w14:paraId="68B293D0" w14:textId="77777777" w:rsidR="00DF5263" w:rsidRPr="00A04ED4" w:rsidRDefault="00DF5263" w:rsidP="00DD5C9F">
      <w:pPr>
        <w:spacing w:after="65" w:line="246" w:lineRule="auto"/>
        <w:ind w:left="567" w:right="515" w:firstLine="77"/>
        <w:rPr>
          <w:i/>
        </w:rPr>
      </w:pPr>
    </w:p>
    <w:p w14:paraId="25DD8DD2" w14:textId="77777777" w:rsidR="00DF5263" w:rsidRPr="00A04ED4" w:rsidRDefault="00DF5263" w:rsidP="00DD5C9F">
      <w:pPr>
        <w:spacing w:after="65" w:line="246" w:lineRule="auto"/>
        <w:ind w:left="567" w:right="515" w:firstLine="77"/>
        <w:rPr>
          <w:i/>
        </w:rPr>
      </w:pPr>
    </w:p>
    <w:p w14:paraId="3F968369" w14:textId="77777777" w:rsidR="00DF5263" w:rsidRPr="00A04ED4" w:rsidRDefault="00DF5263" w:rsidP="00DD5C9F">
      <w:pPr>
        <w:spacing w:after="65" w:line="246" w:lineRule="auto"/>
        <w:ind w:left="567" w:right="515" w:firstLine="77"/>
        <w:rPr>
          <w:i/>
        </w:rPr>
      </w:pPr>
    </w:p>
    <w:p w14:paraId="0C3C2FFC" w14:textId="77777777" w:rsidR="00DF5263" w:rsidRPr="00A04ED4" w:rsidRDefault="00DF5263" w:rsidP="00DD5C9F">
      <w:pPr>
        <w:spacing w:after="65" w:line="246" w:lineRule="auto"/>
        <w:ind w:left="567" w:right="515" w:firstLine="77"/>
        <w:rPr>
          <w:i/>
        </w:rPr>
      </w:pPr>
    </w:p>
    <w:p w14:paraId="7C098C0B" w14:textId="77777777" w:rsidR="00DF5263" w:rsidRPr="00A04ED4" w:rsidRDefault="00DF5263" w:rsidP="00DD5C9F">
      <w:pPr>
        <w:spacing w:after="65" w:line="246" w:lineRule="auto"/>
        <w:ind w:left="567" w:right="515" w:firstLine="77"/>
        <w:rPr>
          <w:i/>
        </w:rPr>
      </w:pPr>
    </w:p>
    <w:p w14:paraId="154E765D" w14:textId="77777777" w:rsidR="00DF5263" w:rsidRPr="00A04ED4" w:rsidRDefault="00DF5263" w:rsidP="00DD5C9F">
      <w:pPr>
        <w:spacing w:after="65" w:line="246" w:lineRule="auto"/>
        <w:ind w:left="567" w:right="515" w:firstLine="77"/>
        <w:rPr>
          <w:i/>
        </w:rPr>
      </w:pPr>
    </w:p>
    <w:p w14:paraId="7E1F84B4" w14:textId="77777777" w:rsidR="00DF5263" w:rsidRPr="00A04ED4" w:rsidRDefault="00DF5263" w:rsidP="00DD5C9F">
      <w:pPr>
        <w:spacing w:after="65" w:line="246" w:lineRule="auto"/>
        <w:ind w:left="567" w:right="515" w:firstLine="77"/>
        <w:rPr>
          <w:i/>
        </w:rPr>
      </w:pPr>
    </w:p>
    <w:p w14:paraId="1A32F311" w14:textId="77777777" w:rsidR="00DF5263" w:rsidRPr="00A04ED4" w:rsidRDefault="00DF5263" w:rsidP="00DD5C9F">
      <w:pPr>
        <w:spacing w:after="65" w:line="246" w:lineRule="auto"/>
        <w:ind w:left="567" w:right="515" w:firstLine="77"/>
        <w:rPr>
          <w:i/>
        </w:rPr>
      </w:pPr>
    </w:p>
    <w:p w14:paraId="2FA38873" w14:textId="77777777" w:rsidR="00DF5263" w:rsidRPr="00A04ED4" w:rsidRDefault="00DF5263" w:rsidP="00DD5C9F">
      <w:pPr>
        <w:spacing w:after="65" w:line="246" w:lineRule="auto"/>
        <w:ind w:left="567" w:right="515" w:firstLine="77"/>
        <w:rPr>
          <w:i/>
        </w:rPr>
      </w:pPr>
    </w:p>
    <w:p w14:paraId="2FB6833D" w14:textId="77777777" w:rsidR="00DF5263" w:rsidRPr="00A04ED4" w:rsidRDefault="00DF5263" w:rsidP="00DD5C9F">
      <w:pPr>
        <w:spacing w:after="65" w:line="246" w:lineRule="auto"/>
        <w:ind w:left="567" w:right="515" w:firstLine="77"/>
        <w:rPr>
          <w:i/>
        </w:rPr>
      </w:pPr>
    </w:p>
    <w:p w14:paraId="07D57E60" w14:textId="77777777" w:rsidR="00DF5263" w:rsidRPr="00A04ED4" w:rsidRDefault="00DF5263" w:rsidP="00DD5C9F">
      <w:pPr>
        <w:spacing w:after="65" w:line="246" w:lineRule="auto"/>
        <w:ind w:left="567" w:right="515" w:firstLine="77"/>
        <w:rPr>
          <w:i/>
        </w:rPr>
      </w:pPr>
    </w:p>
    <w:p w14:paraId="245DD9BB" w14:textId="77777777" w:rsidR="00DF5263" w:rsidRPr="00A04ED4" w:rsidRDefault="00DF5263" w:rsidP="00DD5C9F">
      <w:pPr>
        <w:spacing w:after="65" w:line="246" w:lineRule="auto"/>
        <w:ind w:left="567" w:right="515" w:firstLine="77"/>
        <w:rPr>
          <w:i/>
        </w:rPr>
      </w:pPr>
    </w:p>
    <w:p w14:paraId="3F769EE5" w14:textId="77777777" w:rsidR="00DF5263" w:rsidRPr="00A04ED4" w:rsidRDefault="00DF5263" w:rsidP="00DD5C9F">
      <w:pPr>
        <w:spacing w:after="65" w:line="246" w:lineRule="auto"/>
        <w:ind w:left="567" w:right="515" w:firstLine="77"/>
        <w:rPr>
          <w:i/>
        </w:rPr>
      </w:pPr>
    </w:p>
    <w:p w14:paraId="44BA875D" w14:textId="77777777" w:rsidR="00DF5263" w:rsidRPr="00A04ED4" w:rsidRDefault="00DF5263" w:rsidP="00DD5C9F">
      <w:pPr>
        <w:spacing w:after="65" w:line="246" w:lineRule="auto"/>
        <w:ind w:left="567" w:right="515" w:firstLine="77"/>
        <w:rPr>
          <w:i/>
        </w:rPr>
      </w:pPr>
    </w:p>
    <w:p w14:paraId="42E7E243" w14:textId="77777777" w:rsidR="00DF5263" w:rsidRPr="00A04ED4" w:rsidRDefault="00DF5263" w:rsidP="00DD5C9F">
      <w:pPr>
        <w:spacing w:after="65" w:line="246" w:lineRule="auto"/>
        <w:ind w:left="567" w:right="515" w:firstLine="77"/>
        <w:rPr>
          <w:i/>
        </w:rPr>
      </w:pPr>
    </w:p>
    <w:p w14:paraId="54DFF842" w14:textId="77777777" w:rsidR="00DF5263" w:rsidRPr="00A04ED4" w:rsidRDefault="00DF5263" w:rsidP="00DD5C9F">
      <w:pPr>
        <w:spacing w:after="65" w:line="246" w:lineRule="auto"/>
        <w:ind w:left="567" w:right="515" w:firstLine="77"/>
        <w:rPr>
          <w:i/>
        </w:rPr>
      </w:pPr>
    </w:p>
    <w:p w14:paraId="2F43E69A" w14:textId="77777777" w:rsidR="00DF5263" w:rsidRPr="00A04ED4" w:rsidRDefault="00DF5263" w:rsidP="00DD5C9F">
      <w:pPr>
        <w:spacing w:after="65" w:line="246" w:lineRule="auto"/>
        <w:ind w:left="567" w:right="515" w:firstLine="77"/>
        <w:rPr>
          <w:i/>
        </w:rPr>
      </w:pPr>
    </w:p>
    <w:p w14:paraId="5AF267A1" w14:textId="77777777" w:rsidR="00DF5263" w:rsidRPr="00A04ED4" w:rsidRDefault="00DF5263" w:rsidP="00DD5C9F">
      <w:pPr>
        <w:spacing w:after="65" w:line="246" w:lineRule="auto"/>
        <w:ind w:left="567" w:right="515" w:firstLine="77"/>
        <w:rPr>
          <w:i/>
        </w:rPr>
      </w:pPr>
    </w:p>
    <w:p w14:paraId="207E627B" w14:textId="77777777" w:rsidR="00DF5263" w:rsidRPr="00A04ED4" w:rsidRDefault="00DF5263" w:rsidP="00DD5C9F">
      <w:pPr>
        <w:spacing w:after="65" w:line="246" w:lineRule="auto"/>
        <w:ind w:left="567" w:right="515" w:firstLine="77"/>
        <w:rPr>
          <w:i/>
        </w:rPr>
      </w:pPr>
    </w:p>
    <w:p w14:paraId="2B94DE1A" w14:textId="77777777" w:rsidR="00DF5263" w:rsidRPr="00A04ED4" w:rsidRDefault="00DF5263" w:rsidP="00DD5C9F">
      <w:pPr>
        <w:spacing w:after="65" w:line="246" w:lineRule="auto"/>
        <w:ind w:left="567" w:right="515" w:firstLine="77"/>
        <w:rPr>
          <w:i/>
        </w:rPr>
      </w:pPr>
    </w:p>
    <w:p w14:paraId="091967FC" w14:textId="77777777" w:rsidR="00DF5263" w:rsidRPr="00A04ED4" w:rsidRDefault="00DF5263" w:rsidP="00DD5C9F">
      <w:pPr>
        <w:spacing w:after="65" w:line="246" w:lineRule="auto"/>
        <w:ind w:left="567" w:right="515" w:firstLine="77"/>
        <w:rPr>
          <w:i/>
        </w:rPr>
      </w:pPr>
    </w:p>
    <w:p w14:paraId="2EB6EE89" w14:textId="77777777" w:rsidR="00DF5263" w:rsidRPr="00A04ED4" w:rsidRDefault="00DF5263" w:rsidP="00DD5C9F">
      <w:pPr>
        <w:spacing w:after="65" w:line="246" w:lineRule="auto"/>
        <w:ind w:left="567" w:right="515" w:firstLine="77"/>
        <w:rPr>
          <w:i/>
        </w:rPr>
      </w:pPr>
    </w:p>
    <w:p w14:paraId="3AE9DC41" w14:textId="77777777" w:rsidR="00DF5263" w:rsidRPr="00A04ED4" w:rsidRDefault="00DF5263" w:rsidP="00DD5C9F">
      <w:pPr>
        <w:spacing w:after="65" w:line="246" w:lineRule="auto"/>
        <w:ind w:left="567" w:right="515" w:firstLine="77"/>
        <w:rPr>
          <w:i/>
        </w:rPr>
      </w:pPr>
    </w:p>
    <w:p w14:paraId="38B38554" w14:textId="77777777" w:rsidR="00DF5263" w:rsidRPr="00A04ED4" w:rsidRDefault="00DF5263" w:rsidP="00DD5C9F">
      <w:pPr>
        <w:spacing w:after="65" w:line="246" w:lineRule="auto"/>
        <w:ind w:left="567" w:right="515" w:firstLine="77"/>
        <w:rPr>
          <w:i/>
        </w:rPr>
      </w:pPr>
    </w:p>
    <w:p w14:paraId="5A0EA794" w14:textId="77777777" w:rsidR="00DF5263" w:rsidRPr="00A04ED4" w:rsidRDefault="00DF5263" w:rsidP="00DD5C9F">
      <w:pPr>
        <w:spacing w:after="65" w:line="246" w:lineRule="auto"/>
        <w:ind w:left="567" w:right="515" w:firstLine="77"/>
        <w:rPr>
          <w:i/>
        </w:rPr>
      </w:pPr>
    </w:p>
    <w:p w14:paraId="7F3FBE37" w14:textId="77777777" w:rsidR="00DF5263" w:rsidRPr="00A04ED4" w:rsidRDefault="00DF5263" w:rsidP="00DD5C9F">
      <w:pPr>
        <w:spacing w:after="65" w:line="246" w:lineRule="auto"/>
        <w:ind w:left="567" w:right="515" w:firstLine="77"/>
        <w:rPr>
          <w:i/>
        </w:rPr>
      </w:pPr>
    </w:p>
    <w:p w14:paraId="4B7141EF" w14:textId="77777777" w:rsidR="00DF5263" w:rsidRPr="00A04ED4" w:rsidRDefault="00DF5263" w:rsidP="00DD5C9F">
      <w:pPr>
        <w:spacing w:after="65" w:line="246" w:lineRule="auto"/>
        <w:ind w:left="567" w:right="515" w:firstLine="77"/>
        <w:rPr>
          <w:i/>
        </w:rPr>
      </w:pPr>
    </w:p>
    <w:p w14:paraId="52FB54B3" w14:textId="77777777" w:rsidR="00DF5263" w:rsidRPr="00A04ED4" w:rsidRDefault="00DF5263" w:rsidP="00DD5C9F">
      <w:pPr>
        <w:spacing w:after="65" w:line="246" w:lineRule="auto"/>
        <w:ind w:left="567" w:right="515" w:firstLine="77"/>
        <w:rPr>
          <w:i/>
        </w:rPr>
      </w:pPr>
    </w:p>
    <w:p w14:paraId="0EED3FEE" w14:textId="77777777" w:rsidR="00DF5263" w:rsidRPr="00A04ED4" w:rsidRDefault="00DF5263" w:rsidP="00DD5C9F">
      <w:pPr>
        <w:spacing w:after="65" w:line="246" w:lineRule="auto"/>
        <w:ind w:left="567" w:right="515" w:firstLine="77"/>
        <w:rPr>
          <w:i/>
        </w:rPr>
      </w:pPr>
    </w:p>
    <w:p w14:paraId="3EBA4C54" w14:textId="77777777" w:rsidR="00DF5263" w:rsidRPr="00A04ED4" w:rsidRDefault="00DF5263" w:rsidP="00DD5C9F">
      <w:pPr>
        <w:spacing w:after="65" w:line="246" w:lineRule="auto"/>
        <w:ind w:left="567" w:right="515" w:firstLine="77"/>
        <w:rPr>
          <w:i/>
        </w:rPr>
      </w:pPr>
    </w:p>
    <w:p w14:paraId="17DDB828" w14:textId="77777777" w:rsidR="00DF5263" w:rsidRPr="00A04ED4" w:rsidRDefault="00DF5263" w:rsidP="00DD5C9F">
      <w:pPr>
        <w:spacing w:after="65" w:line="246" w:lineRule="auto"/>
        <w:ind w:left="567" w:right="515" w:firstLine="77"/>
        <w:rPr>
          <w:i/>
        </w:rPr>
      </w:pPr>
    </w:p>
    <w:p w14:paraId="5AC5EF91" w14:textId="77777777" w:rsidR="00087CE5" w:rsidRPr="00A04ED4" w:rsidRDefault="00087CE5" w:rsidP="00087CE5">
      <w:pPr>
        <w:pStyle w:val="otrotitu"/>
      </w:pPr>
      <w:bookmarkStart w:id="3" w:name="_Toc530480124"/>
      <w:bookmarkStart w:id="4" w:name="_Toc530679263"/>
      <w:r w:rsidRPr="00A04ED4">
        <w:t>Agradecimientos</w:t>
      </w:r>
      <w:bookmarkEnd w:id="3"/>
      <w:bookmarkEnd w:id="4"/>
    </w:p>
    <w:p w14:paraId="3F929475" w14:textId="38175E54" w:rsidR="00935841" w:rsidRPr="00A04ED4" w:rsidRDefault="00935841" w:rsidP="00935841">
      <w:r w:rsidRPr="00A04ED4">
        <w:t>Los estilos adoptados por nuestra Escuela y utilizada en este texto es una versión y adaptación a Word® del la versión L</w:t>
      </w:r>
      <w:r w:rsidRPr="00A04ED4">
        <w:rPr>
          <w:vertAlign w:val="superscript"/>
        </w:rPr>
        <w:t>A</w:t>
      </w:r>
      <w:r w:rsidRPr="00A04ED4">
        <w:t>T</w:t>
      </w:r>
      <w:r w:rsidRPr="00A04ED4">
        <w:rPr>
          <w:vertAlign w:val="subscript"/>
        </w:rPr>
        <w:t>E</w:t>
      </w:r>
      <w:r w:rsidRPr="00A04ED4">
        <w:t>X que el Prof. Payán realizó para un libro que desde hace tiempo viene escribiendo para su asignatura. Por ello, la Escuela le está agradecida. Por otro lado, la adaptación se hizo sobre un formato que el prof. Aguilera arregló, basándose en su tesis doctoral. Su aportación ha sido muy relevante para que este formato vea la luz. Esta adaptación la llevamos a cabo el alumno Silvio Fernández, becario del Centro de Cálculo, y yo mismo</w:t>
      </w:r>
      <w:r w:rsidR="00480C93" w:rsidRPr="00A04ED4">
        <w:t>, sobre un trabajo preliminar del alumno Julián José Pérez Arias</w:t>
      </w:r>
      <w:r w:rsidRPr="00A04ED4">
        <w:t>.</w:t>
      </w:r>
    </w:p>
    <w:p w14:paraId="75560FC9" w14:textId="77777777" w:rsidR="00935841" w:rsidRPr="00A04ED4" w:rsidRDefault="00935841" w:rsidP="00935841">
      <w:r w:rsidRPr="00A04ED4">
        <w:t>A esta hoja de estilos se le incluyó unos nuevos diseños de portada. El diseño gráfico de las portadas para proyectos fin de grado, carrera y máster, está basado en el que el prof. Fernando García García, de la Facultad de Bellas Artes de nuestra Universidad, hiciera para los libros, o tesis, de la sección de publicación de nuestra Escuela. Nuestra Escuela le agradece que pusiera su arte y su trabajo a nuestra disposición.</w:t>
      </w:r>
    </w:p>
    <w:p w14:paraId="01A89692" w14:textId="77777777" w:rsidR="00935841" w:rsidRPr="00A04ED4" w:rsidRDefault="00935841" w:rsidP="00935841"/>
    <w:p w14:paraId="3BA51EF4" w14:textId="77777777" w:rsidR="00935841" w:rsidRPr="00A04ED4" w:rsidRDefault="00935841" w:rsidP="00935841">
      <w:pPr>
        <w:spacing w:after="0"/>
        <w:jc w:val="right"/>
        <w:rPr>
          <w:i/>
        </w:rPr>
      </w:pPr>
      <w:r w:rsidRPr="00A04ED4">
        <w:rPr>
          <w:i/>
        </w:rPr>
        <w:t>Juan José Murillo Fuentes</w:t>
      </w:r>
    </w:p>
    <w:p w14:paraId="48A14E28" w14:textId="77777777" w:rsidR="00935841" w:rsidRPr="00A04ED4" w:rsidRDefault="00935841" w:rsidP="00935841">
      <w:pPr>
        <w:spacing w:after="0"/>
        <w:jc w:val="right"/>
        <w:rPr>
          <w:i/>
        </w:rPr>
      </w:pPr>
      <w:r w:rsidRPr="00A04ED4">
        <w:rPr>
          <w:i/>
        </w:rPr>
        <w:t>Subdirección de Comunicaciones y Recursos Comunes</w:t>
      </w:r>
    </w:p>
    <w:p w14:paraId="6F37777C" w14:textId="5341641F" w:rsidR="00DD5C9F" w:rsidRPr="00A04ED4" w:rsidRDefault="00087CE5" w:rsidP="00DD5C9F">
      <w:pPr>
        <w:spacing w:after="47" w:line="241" w:lineRule="auto"/>
        <w:ind w:right="8"/>
        <w:jc w:val="right"/>
        <w:rPr>
          <w:i/>
        </w:rPr>
      </w:pPr>
      <w:r w:rsidRPr="00A04ED4">
        <w:rPr>
          <w:i/>
        </w:rPr>
        <w:t>Sevilla, 2013</w:t>
      </w:r>
    </w:p>
    <w:p w14:paraId="0CEA0488" w14:textId="77777777" w:rsidR="008F3F2E" w:rsidRPr="00A04ED4" w:rsidRDefault="008F3F2E" w:rsidP="00DD5C9F">
      <w:pPr>
        <w:spacing w:after="47" w:line="241" w:lineRule="auto"/>
        <w:ind w:right="8"/>
        <w:jc w:val="right"/>
        <w:rPr>
          <w:i/>
        </w:rPr>
      </w:pPr>
    </w:p>
    <w:p w14:paraId="61F62FD3" w14:textId="77777777" w:rsidR="00DF5263" w:rsidRPr="00A04ED4" w:rsidRDefault="00DF5263" w:rsidP="00DD5C9F">
      <w:pPr>
        <w:spacing w:after="47" w:line="241" w:lineRule="auto"/>
        <w:ind w:right="8"/>
        <w:jc w:val="right"/>
        <w:rPr>
          <w:i/>
        </w:rPr>
      </w:pPr>
    </w:p>
    <w:p w14:paraId="3C959CF3" w14:textId="77777777" w:rsidR="00DF5263" w:rsidRPr="00A04ED4" w:rsidRDefault="00DF5263" w:rsidP="00DD5C9F">
      <w:pPr>
        <w:spacing w:after="47" w:line="241" w:lineRule="auto"/>
        <w:ind w:right="8"/>
        <w:jc w:val="right"/>
        <w:rPr>
          <w:i/>
        </w:rPr>
      </w:pPr>
    </w:p>
    <w:p w14:paraId="2B556251" w14:textId="77777777" w:rsidR="008F3F2E" w:rsidRPr="00A04ED4" w:rsidRDefault="008F3F2E" w:rsidP="00DD5C9F">
      <w:pPr>
        <w:spacing w:after="47" w:line="241" w:lineRule="auto"/>
        <w:ind w:right="8"/>
        <w:jc w:val="right"/>
        <w:rPr>
          <w:i/>
        </w:rPr>
      </w:pPr>
    </w:p>
    <w:p w14:paraId="6005E0D3" w14:textId="77777777" w:rsidR="00DF5263" w:rsidRPr="00A04ED4" w:rsidRDefault="00DF5263" w:rsidP="00DD5C9F">
      <w:pPr>
        <w:spacing w:after="47" w:line="241" w:lineRule="auto"/>
        <w:ind w:right="8"/>
        <w:jc w:val="right"/>
        <w:rPr>
          <w:i/>
        </w:rPr>
      </w:pPr>
    </w:p>
    <w:p w14:paraId="6E593473" w14:textId="77777777" w:rsidR="00DF5263" w:rsidRPr="00A04ED4" w:rsidRDefault="00DF5263" w:rsidP="00DD5C9F">
      <w:pPr>
        <w:spacing w:after="47" w:line="241" w:lineRule="auto"/>
        <w:ind w:right="8"/>
        <w:jc w:val="right"/>
        <w:rPr>
          <w:i/>
        </w:rPr>
      </w:pPr>
    </w:p>
    <w:p w14:paraId="6F3E02D4" w14:textId="77777777" w:rsidR="00DF5263" w:rsidRPr="00A04ED4" w:rsidRDefault="00DF5263" w:rsidP="00DD5C9F">
      <w:pPr>
        <w:spacing w:after="47" w:line="241" w:lineRule="auto"/>
        <w:ind w:right="8"/>
        <w:jc w:val="right"/>
        <w:rPr>
          <w:i/>
        </w:rPr>
      </w:pPr>
    </w:p>
    <w:p w14:paraId="38FF8450" w14:textId="77777777" w:rsidR="00DF5263" w:rsidRPr="00A04ED4" w:rsidRDefault="00DF5263" w:rsidP="00DD5C9F">
      <w:pPr>
        <w:spacing w:after="47" w:line="241" w:lineRule="auto"/>
        <w:ind w:right="8"/>
        <w:jc w:val="right"/>
        <w:rPr>
          <w:i/>
        </w:rPr>
      </w:pPr>
    </w:p>
    <w:p w14:paraId="3D83D04C" w14:textId="77777777" w:rsidR="00DF5263" w:rsidRPr="00A04ED4" w:rsidRDefault="00DF5263" w:rsidP="00DD5C9F">
      <w:pPr>
        <w:spacing w:after="47" w:line="241" w:lineRule="auto"/>
        <w:ind w:right="8"/>
        <w:jc w:val="right"/>
        <w:rPr>
          <w:i/>
        </w:rPr>
      </w:pPr>
    </w:p>
    <w:p w14:paraId="04DAC848" w14:textId="77777777" w:rsidR="00DF5263" w:rsidRPr="00A04ED4" w:rsidRDefault="00DF5263" w:rsidP="00DD5C9F">
      <w:pPr>
        <w:spacing w:after="47" w:line="241" w:lineRule="auto"/>
        <w:ind w:right="8"/>
        <w:jc w:val="right"/>
        <w:rPr>
          <w:i/>
        </w:rPr>
      </w:pPr>
    </w:p>
    <w:p w14:paraId="58422F5F" w14:textId="77777777" w:rsidR="00DF5263" w:rsidRPr="00A04ED4" w:rsidRDefault="00DF5263" w:rsidP="00DD5C9F">
      <w:pPr>
        <w:spacing w:after="47" w:line="241" w:lineRule="auto"/>
        <w:ind w:right="8"/>
        <w:jc w:val="right"/>
        <w:rPr>
          <w:i/>
        </w:rPr>
      </w:pPr>
    </w:p>
    <w:p w14:paraId="7E2038B5" w14:textId="77777777" w:rsidR="00DF5263" w:rsidRPr="00A04ED4" w:rsidRDefault="00DF5263" w:rsidP="00DD5C9F">
      <w:pPr>
        <w:spacing w:after="47" w:line="241" w:lineRule="auto"/>
        <w:ind w:right="8"/>
        <w:jc w:val="right"/>
        <w:rPr>
          <w:i/>
        </w:rPr>
      </w:pPr>
    </w:p>
    <w:p w14:paraId="352C78DB" w14:textId="77777777" w:rsidR="00DF5263" w:rsidRPr="00A04ED4" w:rsidRDefault="00DF5263" w:rsidP="00DD5C9F">
      <w:pPr>
        <w:spacing w:after="47" w:line="241" w:lineRule="auto"/>
        <w:ind w:right="8"/>
        <w:jc w:val="right"/>
        <w:rPr>
          <w:i/>
        </w:rPr>
      </w:pPr>
    </w:p>
    <w:p w14:paraId="06254234" w14:textId="77777777" w:rsidR="00DF5263" w:rsidRPr="00A04ED4" w:rsidRDefault="00DF5263" w:rsidP="00DD5C9F">
      <w:pPr>
        <w:spacing w:after="47" w:line="241" w:lineRule="auto"/>
        <w:ind w:right="8"/>
        <w:jc w:val="right"/>
        <w:rPr>
          <w:i/>
        </w:rPr>
      </w:pPr>
    </w:p>
    <w:p w14:paraId="5E6973CB" w14:textId="77777777" w:rsidR="00DF5263" w:rsidRPr="00A04ED4" w:rsidRDefault="00DF5263" w:rsidP="00DD5C9F">
      <w:pPr>
        <w:spacing w:after="47" w:line="241" w:lineRule="auto"/>
        <w:ind w:right="8"/>
        <w:jc w:val="right"/>
        <w:rPr>
          <w:i/>
        </w:rPr>
      </w:pPr>
    </w:p>
    <w:p w14:paraId="0E8C27B6" w14:textId="77777777" w:rsidR="00DF5263" w:rsidRPr="00A04ED4" w:rsidRDefault="00DF5263" w:rsidP="00DD5C9F">
      <w:pPr>
        <w:spacing w:after="47" w:line="241" w:lineRule="auto"/>
        <w:ind w:right="8"/>
        <w:jc w:val="right"/>
        <w:rPr>
          <w:i/>
        </w:rPr>
      </w:pPr>
    </w:p>
    <w:p w14:paraId="31DC3959" w14:textId="77777777" w:rsidR="00DF5263" w:rsidRPr="00A04ED4" w:rsidRDefault="00DF5263" w:rsidP="00DD5C9F">
      <w:pPr>
        <w:spacing w:after="47" w:line="241" w:lineRule="auto"/>
        <w:ind w:right="8"/>
        <w:jc w:val="right"/>
        <w:rPr>
          <w:i/>
        </w:rPr>
      </w:pPr>
    </w:p>
    <w:p w14:paraId="6890E911" w14:textId="77777777" w:rsidR="00DF5263" w:rsidRPr="00A04ED4" w:rsidRDefault="00DF5263" w:rsidP="00DD5C9F">
      <w:pPr>
        <w:spacing w:after="47" w:line="241" w:lineRule="auto"/>
        <w:ind w:right="8"/>
        <w:jc w:val="right"/>
        <w:rPr>
          <w:i/>
        </w:rPr>
      </w:pPr>
    </w:p>
    <w:p w14:paraId="1A4A13EF" w14:textId="77777777" w:rsidR="00DF5263" w:rsidRPr="00A04ED4" w:rsidRDefault="00DF5263" w:rsidP="00DD5C9F">
      <w:pPr>
        <w:spacing w:after="47" w:line="241" w:lineRule="auto"/>
        <w:ind w:right="8"/>
        <w:jc w:val="right"/>
        <w:rPr>
          <w:i/>
        </w:rPr>
      </w:pPr>
    </w:p>
    <w:p w14:paraId="1D818106" w14:textId="77777777" w:rsidR="00DF5263" w:rsidRPr="00A04ED4" w:rsidRDefault="00DF5263" w:rsidP="00DD5C9F">
      <w:pPr>
        <w:spacing w:after="47" w:line="241" w:lineRule="auto"/>
        <w:ind w:right="8"/>
        <w:jc w:val="right"/>
        <w:rPr>
          <w:i/>
        </w:rPr>
      </w:pPr>
    </w:p>
    <w:p w14:paraId="7BB785AE" w14:textId="77777777" w:rsidR="00DF5263" w:rsidRPr="00A04ED4" w:rsidRDefault="00DF5263" w:rsidP="00DD5C9F">
      <w:pPr>
        <w:spacing w:after="47" w:line="241" w:lineRule="auto"/>
        <w:ind w:right="8"/>
        <w:jc w:val="right"/>
        <w:rPr>
          <w:i/>
        </w:rPr>
      </w:pPr>
    </w:p>
    <w:p w14:paraId="571DE830" w14:textId="77777777" w:rsidR="00DF5263" w:rsidRPr="00A04ED4" w:rsidRDefault="00DF5263" w:rsidP="00DD5C9F">
      <w:pPr>
        <w:spacing w:after="47" w:line="241" w:lineRule="auto"/>
        <w:ind w:right="8"/>
        <w:jc w:val="right"/>
        <w:rPr>
          <w:i/>
        </w:rPr>
      </w:pPr>
    </w:p>
    <w:p w14:paraId="0CBB7A81" w14:textId="77777777" w:rsidR="00DF5263" w:rsidRPr="00A04ED4" w:rsidRDefault="00DF5263" w:rsidP="00DD5C9F">
      <w:pPr>
        <w:spacing w:after="47" w:line="241" w:lineRule="auto"/>
        <w:ind w:right="8"/>
        <w:jc w:val="right"/>
        <w:rPr>
          <w:i/>
        </w:rPr>
      </w:pPr>
    </w:p>
    <w:p w14:paraId="0F575B3E" w14:textId="77777777" w:rsidR="00DF5263" w:rsidRPr="00A04ED4" w:rsidRDefault="00DF5263" w:rsidP="00DD5C9F">
      <w:pPr>
        <w:spacing w:after="47" w:line="241" w:lineRule="auto"/>
        <w:ind w:right="8"/>
        <w:jc w:val="right"/>
        <w:rPr>
          <w:i/>
        </w:rPr>
      </w:pPr>
    </w:p>
    <w:p w14:paraId="25540BBA" w14:textId="77777777" w:rsidR="00DF5263" w:rsidRPr="00A04ED4" w:rsidRDefault="00DF5263" w:rsidP="00DD5C9F">
      <w:pPr>
        <w:spacing w:after="47" w:line="241" w:lineRule="auto"/>
        <w:ind w:right="8"/>
        <w:jc w:val="right"/>
        <w:rPr>
          <w:i/>
        </w:rPr>
      </w:pPr>
    </w:p>
    <w:p w14:paraId="2452ACDF" w14:textId="77777777" w:rsidR="00DF5263" w:rsidRPr="00A04ED4" w:rsidRDefault="00DF5263" w:rsidP="00DD5C9F">
      <w:pPr>
        <w:spacing w:after="47" w:line="241" w:lineRule="auto"/>
        <w:ind w:right="8"/>
        <w:jc w:val="right"/>
        <w:rPr>
          <w:i/>
        </w:rPr>
      </w:pPr>
    </w:p>
    <w:p w14:paraId="12BEB9BC" w14:textId="77777777" w:rsidR="00DF5263" w:rsidRPr="00A04ED4" w:rsidRDefault="00DF5263" w:rsidP="00DD5C9F">
      <w:pPr>
        <w:spacing w:after="47" w:line="241" w:lineRule="auto"/>
        <w:ind w:right="8"/>
        <w:jc w:val="right"/>
        <w:rPr>
          <w:i/>
        </w:rPr>
      </w:pPr>
    </w:p>
    <w:p w14:paraId="39E82927" w14:textId="77777777" w:rsidR="00DF5263" w:rsidRPr="00A04ED4" w:rsidRDefault="00DF5263" w:rsidP="00DD5C9F">
      <w:pPr>
        <w:spacing w:after="47" w:line="241" w:lineRule="auto"/>
        <w:ind w:right="8"/>
        <w:jc w:val="right"/>
        <w:rPr>
          <w:i/>
        </w:rPr>
      </w:pPr>
    </w:p>
    <w:p w14:paraId="1A7F9E6D" w14:textId="77777777" w:rsidR="00DF5263" w:rsidRPr="00A04ED4" w:rsidRDefault="00DF5263" w:rsidP="00DD5C9F">
      <w:pPr>
        <w:spacing w:after="47" w:line="241" w:lineRule="auto"/>
        <w:ind w:right="8"/>
        <w:jc w:val="right"/>
        <w:rPr>
          <w:i/>
        </w:rPr>
      </w:pPr>
    </w:p>
    <w:p w14:paraId="2CED8C99" w14:textId="77777777" w:rsidR="00DF5263" w:rsidRPr="00A04ED4" w:rsidRDefault="00DF5263" w:rsidP="00DD5C9F">
      <w:pPr>
        <w:spacing w:after="47" w:line="241" w:lineRule="auto"/>
        <w:ind w:right="8"/>
        <w:jc w:val="right"/>
        <w:rPr>
          <w:i/>
        </w:rPr>
      </w:pPr>
    </w:p>
    <w:p w14:paraId="30378A9F" w14:textId="77777777" w:rsidR="00DF5263" w:rsidRPr="00A04ED4" w:rsidRDefault="00DF5263" w:rsidP="00DD5C9F">
      <w:pPr>
        <w:spacing w:after="47" w:line="241" w:lineRule="auto"/>
        <w:ind w:right="8"/>
        <w:jc w:val="right"/>
        <w:rPr>
          <w:i/>
        </w:rPr>
      </w:pPr>
    </w:p>
    <w:p w14:paraId="5DCDC2B6" w14:textId="77777777" w:rsidR="00DF5263" w:rsidRPr="00A04ED4" w:rsidRDefault="00DF5263" w:rsidP="00DD5C9F">
      <w:pPr>
        <w:spacing w:after="47" w:line="241" w:lineRule="auto"/>
        <w:ind w:right="8"/>
        <w:jc w:val="right"/>
        <w:rPr>
          <w:i/>
        </w:rPr>
      </w:pPr>
    </w:p>
    <w:p w14:paraId="39B3AEDD" w14:textId="77777777" w:rsidR="00DF5263" w:rsidRPr="00A04ED4" w:rsidRDefault="00DF5263" w:rsidP="00DD5C9F">
      <w:pPr>
        <w:spacing w:after="47" w:line="241" w:lineRule="auto"/>
        <w:ind w:right="8"/>
        <w:jc w:val="right"/>
        <w:rPr>
          <w:i/>
        </w:rPr>
      </w:pPr>
    </w:p>
    <w:p w14:paraId="3D481998" w14:textId="77777777" w:rsidR="00DF5263" w:rsidRPr="00A04ED4" w:rsidRDefault="00DF5263" w:rsidP="00DD5C9F">
      <w:pPr>
        <w:spacing w:after="47" w:line="241" w:lineRule="auto"/>
        <w:ind w:right="8"/>
        <w:jc w:val="right"/>
        <w:rPr>
          <w:i/>
        </w:rPr>
      </w:pPr>
    </w:p>
    <w:p w14:paraId="120AB6BC" w14:textId="77777777" w:rsidR="00DF5263" w:rsidRPr="00A04ED4" w:rsidRDefault="00DF5263" w:rsidP="00DD5C9F">
      <w:pPr>
        <w:spacing w:after="47" w:line="241" w:lineRule="auto"/>
        <w:ind w:right="8"/>
        <w:jc w:val="right"/>
        <w:rPr>
          <w:i/>
        </w:rPr>
      </w:pPr>
    </w:p>
    <w:p w14:paraId="40110DF5" w14:textId="77777777" w:rsidR="00DF5263" w:rsidRPr="00A04ED4" w:rsidRDefault="00DF5263" w:rsidP="00DD5C9F">
      <w:pPr>
        <w:spacing w:after="47" w:line="241" w:lineRule="auto"/>
        <w:ind w:right="8"/>
        <w:jc w:val="right"/>
        <w:rPr>
          <w:i/>
        </w:rPr>
      </w:pPr>
    </w:p>
    <w:p w14:paraId="69514AAA" w14:textId="77777777" w:rsidR="00DF5263" w:rsidRPr="00A04ED4" w:rsidRDefault="00DF5263" w:rsidP="00DD5C9F">
      <w:pPr>
        <w:spacing w:after="47" w:line="241" w:lineRule="auto"/>
        <w:ind w:right="8"/>
        <w:jc w:val="right"/>
        <w:rPr>
          <w:i/>
        </w:rPr>
      </w:pPr>
    </w:p>
    <w:p w14:paraId="6EAA53B7" w14:textId="77777777" w:rsidR="00DF5263" w:rsidRPr="00A04ED4" w:rsidRDefault="00DF5263" w:rsidP="00DD5C9F">
      <w:pPr>
        <w:spacing w:after="47" w:line="241" w:lineRule="auto"/>
        <w:ind w:right="8"/>
        <w:jc w:val="right"/>
        <w:rPr>
          <w:i/>
        </w:rPr>
      </w:pPr>
    </w:p>
    <w:p w14:paraId="175A8C45" w14:textId="77777777" w:rsidR="00DF5263" w:rsidRPr="00A04ED4" w:rsidRDefault="00DF5263" w:rsidP="00DD5C9F">
      <w:pPr>
        <w:spacing w:after="47" w:line="241" w:lineRule="auto"/>
        <w:ind w:right="8"/>
        <w:jc w:val="right"/>
        <w:rPr>
          <w:i/>
        </w:rPr>
      </w:pPr>
    </w:p>
    <w:p w14:paraId="07C3DF0E" w14:textId="77777777" w:rsidR="00DF5263" w:rsidRPr="00A04ED4" w:rsidRDefault="00DF5263" w:rsidP="00DD5C9F">
      <w:pPr>
        <w:spacing w:after="47" w:line="241" w:lineRule="auto"/>
        <w:ind w:right="8"/>
        <w:jc w:val="right"/>
        <w:rPr>
          <w:i/>
        </w:rPr>
      </w:pPr>
    </w:p>
    <w:p w14:paraId="0050C11B" w14:textId="77777777" w:rsidR="00DF5263" w:rsidRPr="00A04ED4" w:rsidRDefault="00DF5263" w:rsidP="00DD5C9F">
      <w:pPr>
        <w:spacing w:after="47" w:line="241" w:lineRule="auto"/>
        <w:ind w:right="8"/>
        <w:jc w:val="right"/>
        <w:rPr>
          <w:i/>
        </w:rPr>
      </w:pPr>
    </w:p>
    <w:p w14:paraId="350CD1F2" w14:textId="77777777" w:rsidR="00DF5263" w:rsidRPr="00A04ED4" w:rsidRDefault="00DF5263" w:rsidP="00DD5C9F">
      <w:pPr>
        <w:spacing w:after="47" w:line="241" w:lineRule="auto"/>
        <w:ind w:right="8"/>
        <w:jc w:val="right"/>
        <w:rPr>
          <w:i/>
        </w:rPr>
      </w:pPr>
    </w:p>
    <w:p w14:paraId="47DF000A" w14:textId="77777777" w:rsidR="00DF5263" w:rsidRPr="00A04ED4" w:rsidRDefault="00DF5263" w:rsidP="00DD5C9F">
      <w:pPr>
        <w:spacing w:after="47" w:line="241" w:lineRule="auto"/>
        <w:ind w:right="8"/>
        <w:jc w:val="right"/>
        <w:rPr>
          <w:i/>
        </w:rPr>
      </w:pPr>
    </w:p>
    <w:p w14:paraId="511160AA" w14:textId="77777777" w:rsidR="00DF5263" w:rsidRPr="00A04ED4" w:rsidRDefault="00DF5263" w:rsidP="00DD5C9F">
      <w:pPr>
        <w:spacing w:after="47" w:line="241" w:lineRule="auto"/>
        <w:ind w:right="8"/>
        <w:jc w:val="right"/>
        <w:rPr>
          <w:i/>
        </w:rPr>
      </w:pPr>
    </w:p>
    <w:p w14:paraId="22B63C37" w14:textId="77777777" w:rsidR="00DF5263" w:rsidRPr="00A04ED4" w:rsidRDefault="00DF5263" w:rsidP="00DD5C9F">
      <w:pPr>
        <w:spacing w:after="47" w:line="241" w:lineRule="auto"/>
        <w:ind w:right="8"/>
        <w:jc w:val="right"/>
        <w:rPr>
          <w:i/>
        </w:rPr>
      </w:pPr>
    </w:p>
    <w:p w14:paraId="4430D762" w14:textId="77777777" w:rsidR="00DF5263" w:rsidRPr="00A04ED4" w:rsidRDefault="00DF5263" w:rsidP="00DD5C9F">
      <w:pPr>
        <w:spacing w:after="47" w:line="241" w:lineRule="auto"/>
        <w:ind w:right="8"/>
        <w:jc w:val="right"/>
        <w:rPr>
          <w:i/>
        </w:rPr>
      </w:pPr>
    </w:p>
    <w:p w14:paraId="20C3966E" w14:textId="77777777" w:rsidR="00DF5263" w:rsidRPr="00A04ED4" w:rsidRDefault="00DF5263" w:rsidP="00DD5C9F">
      <w:pPr>
        <w:spacing w:after="47" w:line="241" w:lineRule="auto"/>
        <w:ind w:right="8"/>
        <w:jc w:val="right"/>
        <w:rPr>
          <w:i/>
        </w:rPr>
      </w:pPr>
    </w:p>
    <w:p w14:paraId="0A6ECCE9" w14:textId="77777777" w:rsidR="00DF5263" w:rsidRPr="00A04ED4" w:rsidRDefault="00DF5263" w:rsidP="00DD5C9F">
      <w:pPr>
        <w:spacing w:after="47" w:line="241" w:lineRule="auto"/>
        <w:ind w:right="8"/>
        <w:jc w:val="right"/>
        <w:rPr>
          <w:i/>
        </w:rPr>
      </w:pPr>
    </w:p>
    <w:p w14:paraId="57B7BD0B" w14:textId="77777777" w:rsidR="00DF5263" w:rsidRPr="00A04ED4" w:rsidRDefault="00DF5263" w:rsidP="00DD5C9F">
      <w:pPr>
        <w:spacing w:after="47" w:line="241" w:lineRule="auto"/>
        <w:ind w:right="8"/>
        <w:jc w:val="right"/>
        <w:rPr>
          <w:i/>
        </w:rPr>
      </w:pPr>
    </w:p>
    <w:p w14:paraId="3EDC23E4" w14:textId="77777777" w:rsidR="00DF5263" w:rsidRPr="00A04ED4" w:rsidRDefault="00DF5263" w:rsidP="00DD5C9F">
      <w:pPr>
        <w:spacing w:after="47" w:line="241" w:lineRule="auto"/>
        <w:ind w:right="8"/>
        <w:jc w:val="right"/>
        <w:rPr>
          <w:i/>
        </w:rPr>
      </w:pPr>
    </w:p>
    <w:p w14:paraId="1E59B3F4" w14:textId="77777777" w:rsidR="00DF5263" w:rsidRPr="00A04ED4" w:rsidRDefault="00DF5263" w:rsidP="00DD5C9F">
      <w:pPr>
        <w:spacing w:after="47" w:line="241" w:lineRule="auto"/>
        <w:ind w:right="8"/>
        <w:jc w:val="right"/>
        <w:rPr>
          <w:i/>
        </w:rPr>
      </w:pPr>
    </w:p>
    <w:p w14:paraId="72594E1C" w14:textId="77777777" w:rsidR="00DF5263" w:rsidRPr="00A04ED4" w:rsidRDefault="00DF5263" w:rsidP="00DD5C9F">
      <w:pPr>
        <w:spacing w:after="47" w:line="241" w:lineRule="auto"/>
        <w:ind w:right="8"/>
        <w:jc w:val="right"/>
        <w:rPr>
          <w:i/>
        </w:rPr>
      </w:pPr>
    </w:p>
    <w:p w14:paraId="67168A65" w14:textId="77777777" w:rsidR="00DF5263" w:rsidRPr="00A04ED4" w:rsidRDefault="00DF5263" w:rsidP="00DD5C9F">
      <w:pPr>
        <w:spacing w:after="47" w:line="241" w:lineRule="auto"/>
        <w:ind w:right="8"/>
        <w:jc w:val="right"/>
        <w:rPr>
          <w:i/>
        </w:rPr>
      </w:pPr>
    </w:p>
    <w:p w14:paraId="66C83934" w14:textId="77777777" w:rsidR="00DF5263" w:rsidRPr="00A04ED4" w:rsidRDefault="00DF5263" w:rsidP="00DD5C9F">
      <w:pPr>
        <w:spacing w:after="47" w:line="241" w:lineRule="auto"/>
        <w:ind w:right="8"/>
        <w:jc w:val="right"/>
        <w:rPr>
          <w:i/>
        </w:rPr>
      </w:pPr>
    </w:p>
    <w:p w14:paraId="2A476B0A" w14:textId="77777777" w:rsidR="00DF5263" w:rsidRPr="00A04ED4" w:rsidRDefault="00DF5263" w:rsidP="00DD5C9F">
      <w:pPr>
        <w:spacing w:after="47" w:line="241" w:lineRule="auto"/>
        <w:ind w:right="8"/>
        <w:jc w:val="right"/>
        <w:rPr>
          <w:i/>
        </w:rPr>
      </w:pPr>
    </w:p>
    <w:p w14:paraId="10E22EBC" w14:textId="77777777" w:rsidR="00DF5263" w:rsidRPr="00A04ED4" w:rsidRDefault="00DF5263" w:rsidP="00DD5C9F">
      <w:pPr>
        <w:spacing w:after="47" w:line="241" w:lineRule="auto"/>
        <w:ind w:right="8"/>
        <w:jc w:val="right"/>
        <w:rPr>
          <w:i/>
        </w:rPr>
      </w:pPr>
    </w:p>
    <w:p w14:paraId="50279C71" w14:textId="77777777" w:rsidR="00DF5263" w:rsidRPr="00A04ED4" w:rsidRDefault="00DF5263" w:rsidP="00DD5C9F">
      <w:pPr>
        <w:spacing w:after="47" w:line="241" w:lineRule="auto"/>
        <w:ind w:right="8"/>
        <w:jc w:val="right"/>
        <w:rPr>
          <w:i/>
        </w:rPr>
      </w:pPr>
    </w:p>
    <w:p w14:paraId="4811C179" w14:textId="7FA7C2DF" w:rsidR="00DF5263" w:rsidRPr="00A04ED4" w:rsidRDefault="00DF5263" w:rsidP="00A35560">
      <w:pPr>
        <w:spacing w:after="47" w:line="241" w:lineRule="auto"/>
        <w:ind w:right="8"/>
        <w:rPr>
          <w:i/>
        </w:rPr>
      </w:pPr>
    </w:p>
    <w:p w14:paraId="50815DA1" w14:textId="77777777" w:rsidR="000C377B" w:rsidRPr="00A04ED4" w:rsidRDefault="000C377B" w:rsidP="00087CE5">
      <w:pPr>
        <w:pStyle w:val="otrotitu"/>
      </w:pPr>
      <w:bookmarkStart w:id="5" w:name="_Toc530480125"/>
      <w:bookmarkStart w:id="6" w:name="_Toc530679264"/>
      <w:r w:rsidRPr="00A04ED4">
        <w:lastRenderedPageBreak/>
        <w:t>Resumen</w:t>
      </w:r>
      <w:bookmarkEnd w:id="0"/>
      <w:bookmarkEnd w:id="1"/>
      <w:bookmarkEnd w:id="5"/>
      <w:bookmarkEnd w:id="6"/>
    </w:p>
    <w:p w14:paraId="04DFA44F" w14:textId="3251DB6F" w:rsidR="00DF5263" w:rsidRPr="00A04ED4" w:rsidRDefault="00BF3B57" w:rsidP="000C377B">
      <w:r w:rsidRPr="00A04ED4">
        <w:t>Siguiendo la tendencia actual de conectar todo dispositivo</w:t>
      </w:r>
      <w:r w:rsidR="006509E8" w:rsidRPr="00A04ED4">
        <w:t>-objeto cotidiano</w:t>
      </w:r>
      <w:r w:rsidRPr="00A04ED4">
        <w:t xml:space="preserve"> a internet (IOT), y atendien</w:t>
      </w:r>
      <w:r w:rsidR="00340610" w:rsidRPr="00A04ED4">
        <w:t>do a una preocupación tan frecu</w:t>
      </w:r>
      <w:r w:rsidRPr="00A04ED4">
        <w:t>ente como es el ahorro en consumo eléctrico, ya sea por motivos económicos o por sostenibilidad se ha desarro</w:t>
      </w:r>
      <w:r w:rsidR="0090678E" w:rsidRPr="00A04ED4">
        <w:t>llado un sistema para la gestión-ahorro</w:t>
      </w:r>
      <w:r w:rsidRPr="00A04ED4">
        <w:t xml:space="preserve"> del consumo eléctr</w:t>
      </w:r>
      <w:r w:rsidR="0090678E" w:rsidRPr="00A04ED4">
        <w:t xml:space="preserve">ico, basado en app. </w:t>
      </w:r>
      <w:r w:rsidR="006509E8" w:rsidRPr="00A04ED4">
        <w:t>En la</w:t>
      </w:r>
      <w:r w:rsidRPr="00A04ED4">
        <w:t xml:space="preserve"> cual podrás consultar en remoto el consumo en euros en tiempo real que llevas el mes en cuestión, así como en kwh y los picos de potencia que se están registrando.</w:t>
      </w:r>
    </w:p>
    <w:p w14:paraId="095C06F9" w14:textId="77777777" w:rsidR="0090678E" w:rsidRPr="00A04ED4" w:rsidRDefault="0090678E" w:rsidP="000C377B"/>
    <w:p w14:paraId="653C2EC7" w14:textId="00BCBFB5" w:rsidR="00BF3B57" w:rsidRPr="00A04ED4" w:rsidRDefault="006509E8" w:rsidP="000C377B">
      <w:r w:rsidRPr="00A04ED4">
        <w:t>E</w:t>
      </w:r>
      <w:r w:rsidR="00BF3B57" w:rsidRPr="00A04ED4">
        <w:t xml:space="preserve">ste sistema, </w:t>
      </w:r>
      <w:r w:rsidR="003E4DAB" w:rsidRPr="00A04ED4">
        <w:t xml:space="preserve">se encarga de llevar un recuento de consumo no solo con la comercializadora en la que estás sino con una serie de comercializadoras que se encuentran en una base de datos propia, con el objetivo de proponer cambios de </w:t>
      </w:r>
      <w:r w:rsidRPr="00A04ED4">
        <w:t>compañía eléctrica</w:t>
      </w:r>
      <w:r w:rsidR="003E4DAB" w:rsidRPr="00A04ED4">
        <w:t xml:space="preserve"> por ahorro en dinero.</w:t>
      </w:r>
    </w:p>
    <w:p w14:paraId="6B1A88F6" w14:textId="52B17449" w:rsidR="003E4DAB" w:rsidRPr="00A04ED4" w:rsidRDefault="003E4DAB" w:rsidP="000C377B">
      <w:r w:rsidRPr="00A04ED4">
        <w:t xml:space="preserve">También, se encarga de llevar un </w:t>
      </w:r>
      <w:r w:rsidR="006509E8" w:rsidRPr="00A04ED4">
        <w:t>estudio</w:t>
      </w:r>
      <w:r w:rsidRPr="00A04ED4">
        <w:t xml:space="preserve"> del uso </w:t>
      </w:r>
      <w:r w:rsidR="00394669" w:rsidRPr="00A04ED4">
        <w:t>de la potencia que tienes contra</w:t>
      </w:r>
      <w:r w:rsidRPr="00A04ED4">
        <w:t>tada, proponiendo también bajadas o subidas de potencia.</w:t>
      </w:r>
    </w:p>
    <w:p w14:paraId="2B78B0F3" w14:textId="786ADD4E" w:rsidR="003E4DAB" w:rsidRPr="00A04ED4" w:rsidRDefault="003E4DAB" w:rsidP="000C377B">
      <w:r w:rsidRPr="00A04ED4">
        <w:t xml:space="preserve">De momento el sistema </w:t>
      </w:r>
      <w:r w:rsidR="00394669" w:rsidRPr="00A04ED4">
        <w:t>está</w:t>
      </w:r>
      <w:r w:rsidRPr="00A04ED4">
        <w:t xml:space="preserve"> adaptado únicamente para el mercado libre. </w:t>
      </w:r>
      <w:r w:rsidR="006509E8" w:rsidRPr="00A04ED4">
        <w:t>Se cuenta con una base de datos de elaboración propia de las principales compañías eléctricas</w:t>
      </w:r>
      <w:r w:rsidR="0090678E" w:rsidRPr="00A04ED4">
        <w:t xml:space="preserve"> (de momento solo Fenie Energia, Endesa, pero fácilmente ampliables)</w:t>
      </w:r>
      <w:r w:rsidR="006509E8" w:rsidRPr="00A04ED4">
        <w:t>, con los precios asociados a cada tipo de tarifa.</w:t>
      </w:r>
    </w:p>
    <w:p w14:paraId="4D2E5BD8" w14:textId="7F55CD11" w:rsidR="006509E8" w:rsidRPr="00A04ED4" w:rsidRDefault="006509E8" w:rsidP="000C377B"/>
    <w:p w14:paraId="19A904EF" w14:textId="3621ACEE" w:rsidR="006509E8" w:rsidRPr="00A04ED4" w:rsidRDefault="006509E8" w:rsidP="000C377B">
      <w:r w:rsidRPr="00A04ED4">
        <w:t xml:space="preserve">La app se podría adaptar muy fácilmente para poder lanzar notificaciones al usuario cada vez que se exceda un consumo límite impuesto, así como </w:t>
      </w:r>
      <w:r w:rsidR="0090678E" w:rsidRPr="00A04ED4">
        <w:t xml:space="preserve">notificar </w:t>
      </w:r>
      <w:r w:rsidRPr="00A04ED4">
        <w:t xml:space="preserve">cuando se entre en </w:t>
      </w:r>
      <w:r w:rsidR="0090678E" w:rsidRPr="00A04ED4">
        <w:t>las horas baratas</w:t>
      </w:r>
      <w:r w:rsidRPr="00A04ED4">
        <w:t xml:space="preserve">, de manera que el usuario pueda desviar todo el consumo </w:t>
      </w:r>
      <w:r w:rsidR="0090678E" w:rsidRPr="00A04ED4">
        <w:t>a estas horas</w:t>
      </w:r>
      <w:r w:rsidRPr="00A04ED4">
        <w:t>.</w:t>
      </w:r>
    </w:p>
    <w:p w14:paraId="35CAFF79" w14:textId="172C6BCE" w:rsidR="006509E8" w:rsidRPr="00A04ED4" w:rsidRDefault="006509E8" w:rsidP="000C377B"/>
    <w:p w14:paraId="1E307E0D" w14:textId="51C74B88" w:rsidR="006509E8" w:rsidRPr="00A04ED4" w:rsidRDefault="006509E8" w:rsidP="000C377B">
      <w:r w:rsidRPr="00A04ED4">
        <w:t>Se podr</w:t>
      </w:r>
      <w:r w:rsidR="00801ABD" w:rsidRPr="00A04ED4">
        <w:t>ía incluso tener no solo un sensor de tensión y de corriente para el consumo en global, sino tener medidas independientes de cada circuito de la instalación. Incluso, si se quiere de la posibilidad de cortar-cerrar estos circuitos en remoto se podría adaptar muy fácilmente el sistema.</w:t>
      </w:r>
    </w:p>
    <w:p w14:paraId="447AB917" w14:textId="424E2ED1" w:rsidR="003E4DAB" w:rsidRPr="00A04ED4" w:rsidRDefault="003E4DAB" w:rsidP="000C377B"/>
    <w:p w14:paraId="4C66D481" w14:textId="07F48A2F" w:rsidR="003E4DAB" w:rsidRPr="00A04ED4" w:rsidRDefault="003E4DAB" w:rsidP="000C377B">
      <w:r w:rsidRPr="00A04ED4">
        <w:t>Este aparato</w:t>
      </w:r>
      <w:r w:rsidR="009C157A" w:rsidRPr="00A04ED4">
        <w:t xml:space="preserve"> de bajo consumo eléctrico</w:t>
      </w:r>
      <w:r w:rsidRPr="00A04ED4">
        <w:t xml:space="preserve"> consta de una placa de desarrollo</w:t>
      </w:r>
      <w:r w:rsidR="009C157A" w:rsidRPr="00A04ED4">
        <w:t xml:space="preserve"> junto con dos sensores, que irí</w:t>
      </w:r>
      <w:r w:rsidRPr="00A04ED4">
        <w:t>a al cuadro de luz del cliente.</w:t>
      </w:r>
      <w:r w:rsidR="009C157A" w:rsidRPr="00A04ED4">
        <w:t xml:space="preserve"> </w:t>
      </w:r>
    </w:p>
    <w:p w14:paraId="4B65E2A6" w14:textId="1BD946D2" w:rsidR="009C157A" w:rsidRPr="00A04ED4" w:rsidRDefault="00394669" w:rsidP="000C377B">
      <w:r w:rsidRPr="00A04ED4">
        <w:t>Además,</w:t>
      </w:r>
      <w:r w:rsidR="009C157A" w:rsidRPr="00A04ED4">
        <w:t xml:space="preserve"> se ha montado un servidor basado en una raspberr</w:t>
      </w:r>
      <w:r w:rsidR="0090678E" w:rsidRPr="00A04ED4">
        <w:t>y</w:t>
      </w:r>
      <w:r w:rsidR="009C157A" w:rsidRPr="00A04ED4">
        <w:t>, que se encarga de la gestión de la app para Android/</w:t>
      </w:r>
      <w:r w:rsidRPr="00A04ED4">
        <w:t>IOS, servir</w:t>
      </w:r>
      <w:r w:rsidR="00801ABD" w:rsidRPr="00A04ED4">
        <w:t xml:space="preserve"> datos de la base de datos</w:t>
      </w:r>
      <w:r w:rsidR="009C157A" w:rsidRPr="00A04ED4">
        <w:t xml:space="preserve"> y de la comunicación con el microcontrolador para lanzarle órdenes y recoger datos de los sensores del mismo.</w:t>
      </w:r>
    </w:p>
    <w:p w14:paraId="2B9A9DE1" w14:textId="65A78F69" w:rsidR="00340610" w:rsidRPr="00A04ED4" w:rsidRDefault="00340610" w:rsidP="000C377B"/>
    <w:p w14:paraId="6835A4B4" w14:textId="6862C644" w:rsidR="00340610" w:rsidRPr="00A04ED4" w:rsidRDefault="00340610" w:rsidP="000C377B">
      <w:r w:rsidRPr="00A04ED4">
        <w:t>Nota: Finalmente</w:t>
      </w:r>
      <w:r w:rsidR="000470E8" w:rsidRPr="00A04ED4">
        <w:t>,</w:t>
      </w:r>
      <w:r w:rsidRPr="00A04ED4">
        <w:t xml:space="preserve"> como la conexión a internet donde se encontraba el servidor no era muy estable</w:t>
      </w:r>
      <w:r w:rsidR="000470E8" w:rsidRPr="00A04ED4">
        <w:t xml:space="preserve"> (red doméstica)</w:t>
      </w:r>
      <w:r w:rsidRPr="00A04ED4">
        <w:t>, se ha trasladado el mismo a una “virtual machine” perteneciente a Google.</w:t>
      </w:r>
    </w:p>
    <w:p w14:paraId="4A3D4472" w14:textId="73CC66EB" w:rsidR="00340610" w:rsidRPr="00A04ED4" w:rsidRDefault="00340610" w:rsidP="000C377B">
      <w:r w:rsidRPr="00A04ED4">
        <w:t xml:space="preserve">Esta plataforma de Google Cloud ofrece numerosos servicios basados en la nube, en este caso se está alquilando un “servidor”-máquina </w:t>
      </w:r>
      <w:r w:rsidR="00394669" w:rsidRPr="00A04ED4">
        <w:t>virtual, configurada</w:t>
      </w:r>
      <w:r w:rsidR="000470E8" w:rsidRPr="00A04ED4">
        <w:t xml:space="preserve"> con Debian9 como SO, 25GB HDD, 1Vcpu, 2GB RAM…</w:t>
      </w:r>
    </w:p>
    <w:p w14:paraId="610FBC43" w14:textId="37C06900" w:rsidR="000470E8" w:rsidRPr="00A04ED4" w:rsidRDefault="000470E8" w:rsidP="000C377B">
      <w:r w:rsidRPr="00A04ED4">
        <w:t>El alquiler de la máquina supone un coste de 3 cent/hora.</w:t>
      </w:r>
    </w:p>
    <w:p w14:paraId="5DA31252" w14:textId="77A6662C" w:rsidR="000470E8" w:rsidRPr="00A04ED4" w:rsidRDefault="000470E8" w:rsidP="000C377B">
      <w:r w:rsidRPr="00A04ED4">
        <w:t>A modo de resumen, se tiene un servidor, con las características deseadas dentro de la infraestructura de Google.</w:t>
      </w:r>
    </w:p>
    <w:p w14:paraId="45AA9DA5" w14:textId="3D6E9FEE" w:rsidR="0090678E" w:rsidRPr="00A04ED4" w:rsidRDefault="0090678E" w:rsidP="000C377B"/>
    <w:p w14:paraId="57FA30E5" w14:textId="3432AD50" w:rsidR="0090678E" w:rsidRPr="00A04ED4" w:rsidRDefault="0090678E" w:rsidP="000C377B"/>
    <w:p w14:paraId="172FB407" w14:textId="77777777" w:rsidR="0090678E" w:rsidRPr="00A04ED4" w:rsidRDefault="0090678E" w:rsidP="000C377B"/>
    <w:p w14:paraId="58664BDF" w14:textId="103C0E7F" w:rsidR="007173E9" w:rsidRPr="00A04ED4" w:rsidRDefault="007173E9" w:rsidP="000C377B">
      <w:r w:rsidRPr="00A04ED4">
        <w:lastRenderedPageBreak/>
        <w:t xml:space="preserve">Una vez se crea la instancia, se </w:t>
      </w:r>
      <w:r w:rsidR="00394669" w:rsidRPr="00A04ED4">
        <w:t>suministra</w:t>
      </w:r>
      <w:r w:rsidRPr="00A04ED4">
        <w:t xml:space="preserve"> la dirección IP externa para poder controlar en remoto a la máquina.</w:t>
      </w:r>
    </w:p>
    <w:p w14:paraId="3099054F" w14:textId="2573DFAD" w:rsidR="007173E9" w:rsidRPr="00A04ED4" w:rsidRDefault="007173E9" w:rsidP="000C377B">
      <w:r w:rsidRPr="00A04ED4">
        <w:t>En ella, sobre Debian 9, he montado el stack LAMP, servidor Blynk (como está basado en Java, también Java 8).</w:t>
      </w:r>
    </w:p>
    <w:p w14:paraId="6958BF7F" w14:textId="44016416" w:rsidR="007173E9" w:rsidRPr="00A04ED4" w:rsidRDefault="007173E9" w:rsidP="000C377B">
      <w:r w:rsidRPr="00A04ED4">
        <w:t xml:space="preserve">LAMP </w:t>
      </w:r>
      <w:r w:rsidRPr="00A04ED4">
        <w:sym w:font="Wingdings" w:char="F0E0"/>
      </w:r>
      <w:r w:rsidRPr="00A04ED4">
        <w:t xml:space="preserve"> Linux: Debian9</w:t>
      </w:r>
    </w:p>
    <w:p w14:paraId="5ADA5C8D" w14:textId="26CA7055" w:rsidR="007173E9" w:rsidRPr="00A04ED4" w:rsidRDefault="007173E9" w:rsidP="000C377B">
      <w:r w:rsidRPr="00A04ED4">
        <w:t xml:space="preserve">                  Apache</w:t>
      </w:r>
    </w:p>
    <w:p w14:paraId="6003AC7D" w14:textId="396F5ACE" w:rsidR="007173E9" w:rsidRPr="00A04ED4" w:rsidRDefault="007173E9" w:rsidP="000C377B">
      <w:r w:rsidRPr="00A04ED4">
        <w:t xml:space="preserve">                  Mysql 5.6, servidor base de datos</w:t>
      </w:r>
    </w:p>
    <w:p w14:paraId="7FFB6487" w14:textId="1D2BE7D8" w:rsidR="007173E9" w:rsidRPr="00A04ED4" w:rsidRDefault="007173E9" w:rsidP="000C377B">
      <w:r w:rsidRPr="00A04ED4">
        <w:t xml:space="preserve">                  PHP 7</w:t>
      </w:r>
    </w:p>
    <w:p w14:paraId="148AD44E" w14:textId="77777777" w:rsidR="000470E8" w:rsidRPr="00A04ED4" w:rsidRDefault="000470E8" w:rsidP="000C377B"/>
    <w:p w14:paraId="741064A4" w14:textId="77777777" w:rsidR="003E4DAB" w:rsidRPr="00A04ED4" w:rsidRDefault="003E4DAB" w:rsidP="000C377B">
      <w:pPr>
        <w:rPr>
          <w:u w:val="single"/>
        </w:rPr>
      </w:pPr>
    </w:p>
    <w:p w14:paraId="3F5E4648" w14:textId="4BFB0FFD" w:rsidR="003E4DAB" w:rsidRPr="00A04ED4" w:rsidRDefault="003E4DAB" w:rsidP="000C377B"/>
    <w:p w14:paraId="79A13C97" w14:textId="77777777" w:rsidR="003E4DAB" w:rsidRPr="00A04ED4" w:rsidRDefault="003E4DAB" w:rsidP="000C377B"/>
    <w:p w14:paraId="706C87F7" w14:textId="107647BF" w:rsidR="003E4DAB" w:rsidRPr="00A04ED4" w:rsidRDefault="003E4DAB" w:rsidP="000C377B"/>
    <w:p w14:paraId="75D5956D" w14:textId="77777777" w:rsidR="00DF5263" w:rsidRPr="00A04ED4" w:rsidRDefault="00DF5263" w:rsidP="000C377B"/>
    <w:p w14:paraId="1DD27408" w14:textId="77777777" w:rsidR="00DF5263" w:rsidRPr="00A04ED4" w:rsidRDefault="00DF5263" w:rsidP="000C377B"/>
    <w:p w14:paraId="2DBA0D15" w14:textId="77777777" w:rsidR="00DF5263" w:rsidRPr="00A04ED4" w:rsidRDefault="00DF5263" w:rsidP="000C377B"/>
    <w:p w14:paraId="55949E9E" w14:textId="77777777" w:rsidR="00DF5263" w:rsidRPr="00A04ED4" w:rsidRDefault="00DF5263" w:rsidP="000C377B"/>
    <w:p w14:paraId="4195F1E2" w14:textId="77777777" w:rsidR="00DF5263" w:rsidRPr="00A04ED4" w:rsidRDefault="00DF5263" w:rsidP="000C377B"/>
    <w:p w14:paraId="306D46D1" w14:textId="77777777" w:rsidR="00DF5263" w:rsidRPr="00A04ED4" w:rsidRDefault="00DF5263" w:rsidP="000C377B"/>
    <w:p w14:paraId="6B427FFD" w14:textId="77777777" w:rsidR="00DF5263" w:rsidRPr="00A04ED4" w:rsidRDefault="00DF5263" w:rsidP="000C377B"/>
    <w:p w14:paraId="7134F25C" w14:textId="77777777" w:rsidR="00DF5263" w:rsidRPr="00A04ED4" w:rsidRDefault="00DF5263" w:rsidP="000C377B"/>
    <w:p w14:paraId="1742B187" w14:textId="77777777" w:rsidR="00DF5263" w:rsidRPr="00A04ED4" w:rsidRDefault="00DF5263" w:rsidP="000C377B"/>
    <w:p w14:paraId="74A1567D" w14:textId="77777777" w:rsidR="00DF5263" w:rsidRPr="00A04ED4" w:rsidRDefault="00DF5263" w:rsidP="000C377B"/>
    <w:p w14:paraId="6C80006E" w14:textId="77777777" w:rsidR="00DF5263" w:rsidRPr="00A04ED4" w:rsidRDefault="00DF5263" w:rsidP="000C377B"/>
    <w:p w14:paraId="059D6218" w14:textId="77777777" w:rsidR="00DF5263" w:rsidRPr="00A04ED4" w:rsidRDefault="00DF5263" w:rsidP="000C377B"/>
    <w:p w14:paraId="01C8D604" w14:textId="77777777" w:rsidR="00DF5263" w:rsidRPr="00A04ED4" w:rsidRDefault="00DF5263" w:rsidP="000C377B"/>
    <w:p w14:paraId="10C6F9C6" w14:textId="77777777" w:rsidR="00DF5263" w:rsidRPr="00A04ED4" w:rsidRDefault="00DF5263" w:rsidP="000C377B"/>
    <w:p w14:paraId="3C68DBC0" w14:textId="77777777" w:rsidR="00DF5263" w:rsidRPr="00A04ED4" w:rsidRDefault="00DF5263" w:rsidP="000C377B"/>
    <w:p w14:paraId="1DC335C9" w14:textId="77777777" w:rsidR="00DF5263" w:rsidRPr="00A04ED4" w:rsidRDefault="00DF5263" w:rsidP="000C377B"/>
    <w:p w14:paraId="64F31C1C" w14:textId="77777777" w:rsidR="00DF5263" w:rsidRPr="00A04ED4" w:rsidRDefault="00DF5263" w:rsidP="000C377B"/>
    <w:p w14:paraId="5D8A51EF" w14:textId="77777777" w:rsidR="00DF5263" w:rsidRPr="00A04ED4" w:rsidRDefault="00DF5263" w:rsidP="000C377B"/>
    <w:p w14:paraId="1E763004" w14:textId="77777777" w:rsidR="00DF5263" w:rsidRPr="00A04ED4" w:rsidRDefault="00DF5263" w:rsidP="000C377B"/>
    <w:p w14:paraId="371CDC66" w14:textId="77777777" w:rsidR="00DF5263" w:rsidRPr="00A04ED4" w:rsidRDefault="00DF5263" w:rsidP="000C377B"/>
    <w:p w14:paraId="694011D0" w14:textId="77777777" w:rsidR="00DF5263" w:rsidRPr="00A04ED4" w:rsidRDefault="00DF5263" w:rsidP="000C377B"/>
    <w:p w14:paraId="59F853D1" w14:textId="77777777" w:rsidR="00DF5263" w:rsidRPr="00A04ED4" w:rsidRDefault="00DF5263" w:rsidP="000C377B"/>
    <w:p w14:paraId="26B4716A" w14:textId="77777777" w:rsidR="00DF5263" w:rsidRPr="00A04ED4" w:rsidRDefault="00DF5263" w:rsidP="000C377B"/>
    <w:p w14:paraId="24D41C83" w14:textId="77777777" w:rsidR="00DF5263" w:rsidRPr="00A04ED4" w:rsidRDefault="00DF5263" w:rsidP="000C377B"/>
    <w:p w14:paraId="7856925F" w14:textId="77777777" w:rsidR="00DF5263" w:rsidRPr="00A04ED4" w:rsidRDefault="00DF5263" w:rsidP="000C377B"/>
    <w:p w14:paraId="2C3A3CFA" w14:textId="77777777" w:rsidR="00DF5263" w:rsidRPr="00A04ED4" w:rsidRDefault="00DF5263" w:rsidP="000C377B"/>
    <w:p w14:paraId="5141FD0A" w14:textId="77777777" w:rsidR="00DF5263" w:rsidRPr="00A04ED4" w:rsidRDefault="00DF5263" w:rsidP="000C377B"/>
    <w:p w14:paraId="6B9547A4" w14:textId="77777777" w:rsidR="00DF5263" w:rsidRPr="00A04ED4" w:rsidRDefault="00DF5263" w:rsidP="000C377B"/>
    <w:p w14:paraId="58EA44B4" w14:textId="77777777" w:rsidR="00DF5263" w:rsidRPr="00A04ED4" w:rsidRDefault="00DF5263" w:rsidP="000C377B"/>
    <w:p w14:paraId="2E5A9D69" w14:textId="77777777" w:rsidR="00DF5263" w:rsidRPr="00A04ED4" w:rsidRDefault="00DF5263" w:rsidP="000C377B"/>
    <w:p w14:paraId="7371A7AB" w14:textId="55DCC9EB" w:rsidR="00DF5263" w:rsidRPr="00A04ED4" w:rsidRDefault="00DF5263" w:rsidP="000C377B"/>
    <w:p w14:paraId="7313BBF0" w14:textId="00D57B86" w:rsidR="00DF5263" w:rsidRPr="00A04ED4" w:rsidRDefault="00DF5263" w:rsidP="000C377B"/>
    <w:p w14:paraId="7815D8DC" w14:textId="4A885B13" w:rsidR="000C377B" w:rsidRPr="00A04ED4" w:rsidRDefault="000C377B" w:rsidP="00087CE5">
      <w:pPr>
        <w:pStyle w:val="otrotitu"/>
      </w:pPr>
      <w:bookmarkStart w:id="7" w:name="_Toc229935383"/>
      <w:bookmarkStart w:id="8" w:name="_Toc229935580"/>
      <w:bookmarkStart w:id="9" w:name="_Toc530480126"/>
      <w:bookmarkStart w:id="10" w:name="_Toc530679265"/>
      <w:r w:rsidRPr="00A04ED4">
        <w:t>Abstract</w:t>
      </w:r>
      <w:bookmarkEnd w:id="7"/>
      <w:bookmarkEnd w:id="8"/>
      <w:bookmarkEnd w:id="9"/>
      <w:bookmarkEnd w:id="10"/>
    </w:p>
    <w:p w14:paraId="792D5CDD" w14:textId="13F6CF08" w:rsidR="000C377B" w:rsidRPr="00A04ED4" w:rsidRDefault="00B01EFC" w:rsidP="000C377B">
      <w:r w:rsidRPr="00A04ED4">
        <w:t>In</w:t>
      </w:r>
      <w:r w:rsidR="000C377B" w:rsidRPr="00A04ED4">
        <w:t xml:space="preserve"> our school there are a considerable number of documents, many teachers and researchers. Our students also contribute to this production through its work in order of degree, master's theses. The aim of this material is easier to edit these documents at the same time promote our corporate image, providing visibility and recognition of our Center.</w:t>
      </w:r>
    </w:p>
    <w:p w14:paraId="5C508EAF" w14:textId="342CD0CD" w:rsidR="000C377B" w:rsidRPr="00A04ED4" w:rsidRDefault="000C377B" w:rsidP="000C377B">
      <w:r w:rsidRPr="00A04ED4">
        <w:t>... -translation by google-</w:t>
      </w:r>
    </w:p>
    <w:p w14:paraId="2AFC9BC5" w14:textId="47D56374" w:rsidR="000C377B" w:rsidRPr="00A04ED4" w:rsidRDefault="000C377B" w:rsidP="000C377B"/>
    <w:p w14:paraId="6C381F50" w14:textId="77777777" w:rsidR="00DF5263" w:rsidRPr="00A04ED4" w:rsidRDefault="00DF5263" w:rsidP="000C377B"/>
    <w:p w14:paraId="40163088" w14:textId="77777777" w:rsidR="00DF5263" w:rsidRPr="00A04ED4" w:rsidRDefault="00DF5263" w:rsidP="000C377B"/>
    <w:p w14:paraId="2E509D9C" w14:textId="77777777" w:rsidR="00DF5263" w:rsidRPr="00A04ED4" w:rsidRDefault="00DF5263" w:rsidP="000C377B"/>
    <w:p w14:paraId="65BB3918" w14:textId="67496FDB" w:rsidR="00DF5263" w:rsidRPr="00A04ED4" w:rsidRDefault="00DF5263" w:rsidP="000C377B"/>
    <w:p w14:paraId="07550405" w14:textId="6387F706" w:rsidR="00A35560" w:rsidRPr="00A04ED4" w:rsidRDefault="00A35560" w:rsidP="000C377B"/>
    <w:p w14:paraId="721C9EC2" w14:textId="4F0362CD" w:rsidR="00A35560" w:rsidRPr="00A04ED4" w:rsidRDefault="00A35560" w:rsidP="000C377B"/>
    <w:p w14:paraId="4FF222B8" w14:textId="172ADB4A" w:rsidR="00A35560" w:rsidRPr="00A04ED4" w:rsidRDefault="00A35560" w:rsidP="000C377B"/>
    <w:p w14:paraId="622B75AE" w14:textId="384E7F36" w:rsidR="00A35560" w:rsidRPr="00A04ED4" w:rsidRDefault="00A35560" w:rsidP="000C377B"/>
    <w:p w14:paraId="3672FCC8" w14:textId="7458470A" w:rsidR="00A35560" w:rsidRPr="00A04ED4" w:rsidRDefault="00A35560" w:rsidP="000C377B"/>
    <w:p w14:paraId="79AA4849" w14:textId="14A409E4" w:rsidR="00A35560" w:rsidRPr="00A04ED4" w:rsidRDefault="00A35560" w:rsidP="000C377B"/>
    <w:p w14:paraId="741C1C8F" w14:textId="758084A5" w:rsidR="00A35560" w:rsidRPr="00A04ED4" w:rsidRDefault="00A35560" w:rsidP="000C377B"/>
    <w:p w14:paraId="5E6DA0F4" w14:textId="2EC4A9F3" w:rsidR="00A35560" w:rsidRPr="00A04ED4" w:rsidRDefault="00A35560" w:rsidP="000C377B"/>
    <w:p w14:paraId="49B8AC0A" w14:textId="4CACD087" w:rsidR="00A35560" w:rsidRPr="00A04ED4" w:rsidRDefault="00A35560" w:rsidP="000C377B"/>
    <w:p w14:paraId="1CC89D2B" w14:textId="57423118" w:rsidR="00A35560" w:rsidRPr="00A04ED4" w:rsidRDefault="00A35560" w:rsidP="000C377B"/>
    <w:p w14:paraId="21624195" w14:textId="517ABF21" w:rsidR="00A35560" w:rsidRPr="00A04ED4" w:rsidRDefault="00A35560" w:rsidP="000C377B"/>
    <w:p w14:paraId="6D033232" w14:textId="2EA9A6DF" w:rsidR="00A35560" w:rsidRPr="00A04ED4" w:rsidRDefault="00A35560" w:rsidP="000C377B"/>
    <w:p w14:paraId="3D73727B" w14:textId="10FBBEBD" w:rsidR="00A35560" w:rsidRPr="00A04ED4" w:rsidRDefault="00A35560" w:rsidP="000C377B"/>
    <w:p w14:paraId="24D11B46" w14:textId="05101244" w:rsidR="00A35560" w:rsidRPr="00A04ED4" w:rsidRDefault="00A35560" w:rsidP="000C377B"/>
    <w:p w14:paraId="54997944" w14:textId="77777777" w:rsidR="00A35560" w:rsidRPr="00A04ED4" w:rsidRDefault="00A35560" w:rsidP="000C377B"/>
    <w:p w14:paraId="5A8A3C3D" w14:textId="77777777" w:rsidR="00DF5263" w:rsidRPr="00A04ED4" w:rsidRDefault="00DF5263" w:rsidP="000C377B"/>
    <w:p w14:paraId="2888C8F3" w14:textId="3BBBFECB" w:rsidR="00DF5263" w:rsidRPr="00A04ED4" w:rsidRDefault="00DF5263" w:rsidP="000C377B"/>
    <w:p w14:paraId="58D77458" w14:textId="17771B5F" w:rsidR="000C377B" w:rsidRPr="00A04ED4" w:rsidRDefault="000C377B" w:rsidP="00087CE5">
      <w:pPr>
        <w:pStyle w:val="otrotitu"/>
      </w:pPr>
      <w:bookmarkStart w:id="11" w:name="_Toc229935385"/>
      <w:bookmarkStart w:id="12" w:name="_Toc229935582"/>
      <w:bookmarkStart w:id="13" w:name="_Toc530480128"/>
      <w:bookmarkStart w:id="14" w:name="_Toc530679266"/>
      <w:r w:rsidRPr="00A04ED4">
        <w:lastRenderedPageBreak/>
        <w:t>Índice</w:t>
      </w:r>
      <w:bookmarkEnd w:id="11"/>
      <w:bookmarkEnd w:id="12"/>
      <w:bookmarkEnd w:id="13"/>
      <w:bookmarkEnd w:id="14"/>
    </w:p>
    <w:p w14:paraId="7D52C754" w14:textId="69FBADCE" w:rsidR="00713250" w:rsidRPr="00A04ED4" w:rsidRDefault="00CC0F28">
      <w:pPr>
        <w:pStyle w:val="TDC1"/>
        <w:tabs>
          <w:tab w:val="right" w:pos="9338"/>
        </w:tabs>
        <w:rPr>
          <w:rFonts w:eastAsiaTheme="minorEastAsia"/>
          <w:b w:val="0"/>
          <w:spacing w:val="0"/>
          <w:lang w:eastAsia="es-ES"/>
          <w14:ligatures w14:val="none"/>
          <w14:cntxtAlts w14:val="0"/>
        </w:rPr>
      </w:pPr>
      <w:r w:rsidRPr="00A04ED4">
        <w:rPr>
          <w:szCs w:val="20"/>
        </w:rPr>
        <w:fldChar w:fldCharType="begin"/>
      </w:r>
      <w:r w:rsidRPr="00A04ED4">
        <w:rPr>
          <w:szCs w:val="20"/>
        </w:rPr>
        <w:instrText xml:space="preserve"> TOC \o "1-3" </w:instrText>
      </w:r>
      <w:r w:rsidRPr="00A04ED4">
        <w:rPr>
          <w:szCs w:val="20"/>
        </w:rPr>
        <w:fldChar w:fldCharType="separate"/>
      </w:r>
      <w:r w:rsidR="00713250" w:rsidRPr="00A04ED4">
        <w:t>Agradecimientos</w:t>
      </w:r>
      <w:r w:rsidR="00713250" w:rsidRPr="00A04ED4">
        <w:tab/>
      </w:r>
      <w:r w:rsidR="00713250" w:rsidRPr="00A04ED4">
        <w:fldChar w:fldCharType="begin"/>
      </w:r>
      <w:r w:rsidR="00713250" w:rsidRPr="00A04ED4">
        <w:instrText xml:space="preserve"> PAGEREF _Toc530679263 \h </w:instrText>
      </w:r>
      <w:r w:rsidR="00713250" w:rsidRPr="00A04ED4">
        <w:fldChar w:fldCharType="separate"/>
      </w:r>
      <w:r w:rsidR="00F86991" w:rsidRPr="00A04ED4">
        <w:t>ix</w:t>
      </w:r>
      <w:r w:rsidR="00713250" w:rsidRPr="00A04ED4">
        <w:fldChar w:fldCharType="end"/>
      </w:r>
    </w:p>
    <w:p w14:paraId="6BB5E0BE" w14:textId="159A273D" w:rsidR="00713250" w:rsidRPr="00A04ED4" w:rsidRDefault="00713250">
      <w:pPr>
        <w:pStyle w:val="TDC1"/>
        <w:tabs>
          <w:tab w:val="right" w:pos="9338"/>
        </w:tabs>
        <w:rPr>
          <w:rFonts w:eastAsiaTheme="minorEastAsia"/>
          <w:b w:val="0"/>
          <w:spacing w:val="0"/>
          <w:lang w:eastAsia="es-ES"/>
          <w14:ligatures w14:val="none"/>
          <w14:cntxtAlts w14:val="0"/>
        </w:rPr>
      </w:pPr>
      <w:r w:rsidRPr="00A04ED4">
        <w:t>Resumen</w:t>
      </w:r>
      <w:r w:rsidRPr="00A04ED4">
        <w:tab/>
      </w:r>
      <w:r w:rsidRPr="00A04ED4">
        <w:fldChar w:fldCharType="begin"/>
      </w:r>
      <w:r w:rsidRPr="00A04ED4">
        <w:instrText xml:space="preserve"> PAGEREF _Toc530679264 \h </w:instrText>
      </w:r>
      <w:r w:rsidRPr="00A04ED4">
        <w:fldChar w:fldCharType="separate"/>
      </w:r>
      <w:r w:rsidR="00F86991" w:rsidRPr="00A04ED4">
        <w:t>xi</w:t>
      </w:r>
      <w:r w:rsidRPr="00A04ED4">
        <w:fldChar w:fldCharType="end"/>
      </w:r>
    </w:p>
    <w:p w14:paraId="3B7BC359" w14:textId="0F6466C9" w:rsidR="00713250" w:rsidRPr="00A04ED4" w:rsidRDefault="00713250">
      <w:pPr>
        <w:pStyle w:val="TDC1"/>
        <w:tabs>
          <w:tab w:val="right" w:pos="9338"/>
        </w:tabs>
        <w:rPr>
          <w:rFonts w:eastAsiaTheme="minorEastAsia"/>
          <w:b w:val="0"/>
          <w:spacing w:val="0"/>
          <w:lang w:eastAsia="es-ES"/>
          <w14:ligatures w14:val="none"/>
          <w14:cntxtAlts w14:val="0"/>
        </w:rPr>
      </w:pPr>
      <w:r w:rsidRPr="00A04ED4">
        <w:t>Abstract</w:t>
      </w:r>
      <w:r w:rsidRPr="00A04ED4">
        <w:tab/>
      </w:r>
      <w:r w:rsidRPr="00A04ED4">
        <w:fldChar w:fldCharType="begin"/>
      </w:r>
      <w:r w:rsidRPr="00A04ED4">
        <w:instrText xml:space="preserve"> PAGEREF _Toc530679265 \h </w:instrText>
      </w:r>
      <w:r w:rsidRPr="00A04ED4">
        <w:fldChar w:fldCharType="separate"/>
      </w:r>
      <w:r w:rsidR="00F86991" w:rsidRPr="00A04ED4">
        <w:t>xiii</w:t>
      </w:r>
      <w:r w:rsidRPr="00A04ED4">
        <w:fldChar w:fldCharType="end"/>
      </w:r>
    </w:p>
    <w:p w14:paraId="1601FD95" w14:textId="23B17D2C" w:rsidR="00713250" w:rsidRPr="00A04ED4" w:rsidRDefault="00713250">
      <w:pPr>
        <w:pStyle w:val="TDC1"/>
        <w:tabs>
          <w:tab w:val="right" w:pos="9338"/>
        </w:tabs>
        <w:rPr>
          <w:rFonts w:eastAsiaTheme="minorEastAsia"/>
          <w:b w:val="0"/>
          <w:spacing w:val="0"/>
          <w:lang w:eastAsia="es-ES"/>
          <w14:ligatures w14:val="none"/>
          <w14:cntxtAlts w14:val="0"/>
        </w:rPr>
      </w:pPr>
      <w:r w:rsidRPr="00A04ED4">
        <w:t>Índice</w:t>
      </w:r>
      <w:r w:rsidRPr="00A04ED4">
        <w:tab/>
      </w:r>
      <w:r w:rsidRPr="00A04ED4">
        <w:fldChar w:fldCharType="begin"/>
      </w:r>
      <w:r w:rsidRPr="00A04ED4">
        <w:instrText xml:space="preserve"> PAGEREF _Toc530679266 \h </w:instrText>
      </w:r>
      <w:r w:rsidRPr="00A04ED4">
        <w:fldChar w:fldCharType="separate"/>
      </w:r>
      <w:r w:rsidR="00F86991" w:rsidRPr="00A04ED4">
        <w:t>xiv</w:t>
      </w:r>
      <w:r w:rsidRPr="00A04ED4">
        <w:fldChar w:fldCharType="end"/>
      </w:r>
    </w:p>
    <w:p w14:paraId="656A0535" w14:textId="2564B0D0" w:rsidR="00713250" w:rsidRPr="00A04ED4" w:rsidRDefault="00713250">
      <w:pPr>
        <w:pStyle w:val="TDC1"/>
        <w:tabs>
          <w:tab w:val="right" w:pos="9338"/>
        </w:tabs>
        <w:rPr>
          <w:rFonts w:eastAsiaTheme="minorEastAsia"/>
          <w:b w:val="0"/>
          <w:spacing w:val="0"/>
          <w:lang w:eastAsia="es-ES"/>
          <w14:ligatures w14:val="none"/>
          <w14:cntxtAlts w14:val="0"/>
        </w:rPr>
      </w:pPr>
      <w:r w:rsidRPr="00A04ED4">
        <w:t>Índice de Tablas</w:t>
      </w:r>
      <w:r w:rsidRPr="00A04ED4">
        <w:tab/>
      </w:r>
      <w:r w:rsidRPr="00A04ED4">
        <w:fldChar w:fldCharType="begin"/>
      </w:r>
      <w:r w:rsidRPr="00A04ED4">
        <w:instrText xml:space="preserve"> PAGEREF _Toc530679267 \h </w:instrText>
      </w:r>
      <w:r w:rsidRPr="00A04ED4">
        <w:fldChar w:fldCharType="separate"/>
      </w:r>
      <w:r w:rsidR="00F86991" w:rsidRPr="00A04ED4">
        <w:t>xv</w:t>
      </w:r>
      <w:r w:rsidRPr="00A04ED4">
        <w:fldChar w:fldCharType="end"/>
      </w:r>
    </w:p>
    <w:p w14:paraId="2F56B86B" w14:textId="7F3902C0" w:rsidR="00713250" w:rsidRPr="00A04ED4" w:rsidRDefault="00713250">
      <w:pPr>
        <w:pStyle w:val="TDC1"/>
        <w:tabs>
          <w:tab w:val="right" w:pos="9338"/>
        </w:tabs>
        <w:rPr>
          <w:rFonts w:eastAsiaTheme="minorEastAsia"/>
          <w:b w:val="0"/>
          <w:spacing w:val="0"/>
          <w:lang w:eastAsia="es-ES"/>
          <w14:ligatures w14:val="none"/>
          <w14:cntxtAlts w14:val="0"/>
        </w:rPr>
      </w:pPr>
      <w:r w:rsidRPr="00A04ED4">
        <w:t>Índice de Figuras</w:t>
      </w:r>
      <w:r w:rsidRPr="00A04ED4">
        <w:tab/>
      </w:r>
      <w:r w:rsidRPr="00A04ED4">
        <w:fldChar w:fldCharType="begin"/>
      </w:r>
      <w:r w:rsidRPr="00A04ED4">
        <w:instrText xml:space="preserve"> PAGEREF _Toc530679268 \h </w:instrText>
      </w:r>
      <w:r w:rsidRPr="00A04ED4">
        <w:fldChar w:fldCharType="separate"/>
      </w:r>
      <w:r w:rsidR="00F86991" w:rsidRPr="00A04ED4">
        <w:t>xvi</w:t>
      </w:r>
      <w:r w:rsidRPr="00A04ED4">
        <w:fldChar w:fldCharType="end"/>
      </w:r>
    </w:p>
    <w:p w14:paraId="2CEDA582" w14:textId="231DD94E" w:rsidR="00713250" w:rsidRPr="00A04ED4" w:rsidRDefault="00713250">
      <w:pPr>
        <w:pStyle w:val="TDC1"/>
        <w:tabs>
          <w:tab w:val="right" w:pos="9338"/>
        </w:tabs>
        <w:rPr>
          <w:rFonts w:eastAsiaTheme="minorEastAsia"/>
          <w:b w:val="0"/>
          <w:spacing w:val="0"/>
          <w:lang w:eastAsia="es-ES"/>
          <w14:ligatures w14:val="none"/>
          <w14:cntxtAlts w14:val="0"/>
        </w:rPr>
      </w:pPr>
      <w:r w:rsidRPr="00A04ED4">
        <w:t>Notación</w:t>
      </w:r>
      <w:r w:rsidRPr="00A04ED4">
        <w:tab/>
      </w:r>
      <w:r w:rsidRPr="00A04ED4">
        <w:fldChar w:fldCharType="begin"/>
      </w:r>
      <w:r w:rsidRPr="00A04ED4">
        <w:instrText xml:space="preserve"> PAGEREF _Toc530679269 \h </w:instrText>
      </w:r>
      <w:r w:rsidRPr="00A04ED4">
        <w:fldChar w:fldCharType="separate"/>
      </w:r>
      <w:r w:rsidR="00F86991" w:rsidRPr="00A04ED4">
        <w:t>xviii</w:t>
      </w:r>
      <w:r w:rsidRPr="00A04ED4">
        <w:fldChar w:fldCharType="end"/>
      </w:r>
    </w:p>
    <w:p w14:paraId="33F32E64" w14:textId="18778608" w:rsidR="00713250" w:rsidRPr="00A04ED4" w:rsidRDefault="00713250">
      <w:pPr>
        <w:pStyle w:val="TDC1"/>
        <w:tabs>
          <w:tab w:val="right" w:pos="9338"/>
        </w:tabs>
        <w:rPr>
          <w:rFonts w:eastAsiaTheme="minorEastAsia"/>
          <w:b w:val="0"/>
          <w:spacing w:val="0"/>
          <w:lang w:eastAsia="es-ES"/>
          <w14:ligatures w14:val="none"/>
          <w14:cntxtAlts w14:val="0"/>
        </w:rPr>
      </w:pPr>
      <w:r w:rsidRPr="00A04ED4">
        <w:t>1 Introduccion</w:t>
      </w:r>
      <w:r w:rsidRPr="00A04ED4">
        <w:tab/>
      </w:r>
      <w:r w:rsidRPr="00A04ED4">
        <w:fldChar w:fldCharType="begin"/>
      </w:r>
      <w:r w:rsidRPr="00A04ED4">
        <w:instrText xml:space="preserve"> PAGEREF _Toc530679270 \h </w:instrText>
      </w:r>
      <w:r w:rsidRPr="00A04ED4">
        <w:fldChar w:fldCharType="separate"/>
      </w:r>
      <w:r w:rsidR="00F86991" w:rsidRPr="00A04ED4">
        <w:t>1</w:t>
      </w:r>
      <w:r w:rsidRPr="00A04ED4">
        <w:fldChar w:fldCharType="end"/>
      </w:r>
    </w:p>
    <w:p w14:paraId="134774B8" w14:textId="718D31AB" w:rsidR="00713250" w:rsidRPr="00A04ED4" w:rsidRDefault="00713250">
      <w:pPr>
        <w:pStyle w:val="TDC2"/>
        <w:tabs>
          <w:tab w:val="left" w:pos="800"/>
          <w:tab w:val="right" w:pos="9338"/>
        </w:tabs>
        <w:rPr>
          <w:rFonts w:eastAsiaTheme="minorEastAsia"/>
          <w:i w:val="0"/>
          <w:spacing w:val="0"/>
          <w:lang w:eastAsia="es-ES"/>
          <w14:ligatures w14:val="none"/>
          <w14:cntxtAlts w14:val="0"/>
        </w:rPr>
      </w:pPr>
      <w:r w:rsidRPr="00A04ED4">
        <w:t>1.1.</w:t>
      </w:r>
      <w:r w:rsidRPr="00A04ED4">
        <w:rPr>
          <w:rFonts w:eastAsiaTheme="minorEastAsia"/>
          <w:i w:val="0"/>
          <w:spacing w:val="0"/>
          <w:lang w:eastAsia="es-ES"/>
          <w14:ligatures w14:val="none"/>
          <w14:cntxtAlts w14:val="0"/>
        </w:rPr>
        <w:tab/>
      </w:r>
      <w:r w:rsidRPr="00A04ED4">
        <w:t>Motivación y objetivo</w:t>
      </w:r>
      <w:r w:rsidRPr="00A04ED4">
        <w:tab/>
      </w:r>
      <w:r w:rsidRPr="00A04ED4">
        <w:fldChar w:fldCharType="begin"/>
      </w:r>
      <w:r w:rsidRPr="00A04ED4">
        <w:instrText xml:space="preserve"> PAGEREF _Toc530679271 \h </w:instrText>
      </w:r>
      <w:r w:rsidRPr="00A04ED4">
        <w:fldChar w:fldCharType="separate"/>
      </w:r>
      <w:r w:rsidR="00F86991" w:rsidRPr="00A04ED4">
        <w:t>2</w:t>
      </w:r>
      <w:r w:rsidRPr="00A04ED4">
        <w:fldChar w:fldCharType="end"/>
      </w:r>
    </w:p>
    <w:p w14:paraId="375567C6" w14:textId="28A4B26B" w:rsidR="00713250" w:rsidRPr="00A04ED4" w:rsidRDefault="00713250">
      <w:pPr>
        <w:pStyle w:val="TDC2"/>
        <w:tabs>
          <w:tab w:val="left" w:pos="800"/>
          <w:tab w:val="right" w:pos="9338"/>
        </w:tabs>
        <w:rPr>
          <w:rFonts w:eastAsiaTheme="minorEastAsia"/>
          <w:i w:val="0"/>
          <w:spacing w:val="0"/>
          <w:lang w:eastAsia="es-ES"/>
          <w14:ligatures w14:val="none"/>
          <w14:cntxtAlts w14:val="0"/>
        </w:rPr>
      </w:pPr>
      <w:r w:rsidRPr="00A04ED4">
        <w:t>1.2.</w:t>
      </w:r>
      <w:r w:rsidRPr="00A04ED4">
        <w:rPr>
          <w:rFonts w:eastAsiaTheme="minorEastAsia"/>
          <w:i w:val="0"/>
          <w:spacing w:val="0"/>
          <w:lang w:eastAsia="es-ES"/>
          <w14:ligatures w14:val="none"/>
          <w14:cntxtAlts w14:val="0"/>
        </w:rPr>
        <w:tab/>
      </w:r>
      <w:r w:rsidRPr="00A04ED4">
        <w:t>Estado del arte</w:t>
      </w:r>
      <w:r w:rsidRPr="00A04ED4">
        <w:tab/>
      </w:r>
      <w:r w:rsidRPr="00A04ED4">
        <w:fldChar w:fldCharType="begin"/>
      </w:r>
      <w:r w:rsidRPr="00A04ED4">
        <w:instrText xml:space="preserve"> PAGEREF _Toc530679272 \h </w:instrText>
      </w:r>
      <w:r w:rsidRPr="00A04ED4">
        <w:fldChar w:fldCharType="separate"/>
      </w:r>
      <w:r w:rsidR="00F86991" w:rsidRPr="00A04ED4">
        <w:t>3</w:t>
      </w:r>
      <w:r w:rsidRPr="00A04ED4">
        <w:fldChar w:fldCharType="end"/>
      </w:r>
    </w:p>
    <w:p w14:paraId="627AE1DB" w14:textId="0CF49368" w:rsidR="00713250" w:rsidRPr="00A04ED4" w:rsidRDefault="00713250">
      <w:pPr>
        <w:pStyle w:val="TDC2"/>
        <w:tabs>
          <w:tab w:val="left" w:pos="800"/>
          <w:tab w:val="right" w:pos="9338"/>
        </w:tabs>
        <w:rPr>
          <w:rFonts w:eastAsiaTheme="minorEastAsia"/>
          <w:i w:val="0"/>
          <w:spacing w:val="0"/>
          <w:lang w:eastAsia="es-ES"/>
          <w14:ligatures w14:val="none"/>
          <w14:cntxtAlts w14:val="0"/>
        </w:rPr>
      </w:pPr>
      <w:r w:rsidRPr="00A04ED4">
        <w:t>1.3.</w:t>
      </w:r>
      <w:r w:rsidRPr="00A04ED4">
        <w:rPr>
          <w:rFonts w:eastAsiaTheme="minorEastAsia"/>
          <w:i w:val="0"/>
          <w:spacing w:val="0"/>
          <w:lang w:eastAsia="es-ES"/>
          <w14:ligatures w14:val="none"/>
          <w14:cntxtAlts w14:val="0"/>
        </w:rPr>
        <w:tab/>
      </w:r>
      <w:r w:rsidRPr="00A04ED4">
        <w:t>Resumen del hardware usado</w:t>
      </w:r>
      <w:r w:rsidRPr="00A04ED4">
        <w:tab/>
      </w:r>
      <w:r w:rsidRPr="00A04ED4">
        <w:fldChar w:fldCharType="begin"/>
      </w:r>
      <w:r w:rsidRPr="00A04ED4">
        <w:instrText xml:space="preserve"> PAGEREF _Toc530679273 \h </w:instrText>
      </w:r>
      <w:r w:rsidRPr="00A04ED4">
        <w:fldChar w:fldCharType="separate"/>
      </w:r>
      <w:r w:rsidR="00F86991" w:rsidRPr="00A04ED4">
        <w:t>3</w:t>
      </w:r>
      <w:r w:rsidRPr="00A04ED4">
        <w:fldChar w:fldCharType="end"/>
      </w:r>
    </w:p>
    <w:p w14:paraId="1F3780FA" w14:textId="0ED61BC4" w:rsidR="00713250" w:rsidRPr="00A04ED4" w:rsidRDefault="00713250">
      <w:pPr>
        <w:pStyle w:val="TDC1"/>
        <w:tabs>
          <w:tab w:val="left" w:pos="400"/>
          <w:tab w:val="right" w:pos="9338"/>
        </w:tabs>
        <w:rPr>
          <w:rFonts w:eastAsiaTheme="minorEastAsia"/>
          <w:b w:val="0"/>
          <w:spacing w:val="0"/>
          <w:lang w:eastAsia="es-ES"/>
          <w14:ligatures w14:val="none"/>
          <w14:cntxtAlts w14:val="0"/>
        </w:rPr>
      </w:pPr>
      <w:r w:rsidRPr="00A04ED4">
        <w:t>2</w:t>
      </w:r>
      <w:r w:rsidRPr="00A04ED4">
        <w:rPr>
          <w:rFonts w:eastAsiaTheme="minorEastAsia"/>
          <w:b w:val="0"/>
          <w:spacing w:val="0"/>
          <w:lang w:eastAsia="es-ES"/>
          <w14:ligatures w14:val="none"/>
          <w14:cntxtAlts w14:val="0"/>
        </w:rPr>
        <w:tab/>
      </w:r>
      <w:r w:rsidRPr="00A04ED4">
        <w:t>Hardware</w:t>
      </w:r>
      <w:r w:rsidRPr="00A04ED4">
        <w:tab/>
      </w:r>
      <w:r w:rsidRPr="00A04ED4">
        <w:fldChar w:fldCharType="begin"/>
      </w:r>
      <w:r w:rsidRPr="00A04ED4">
        <w:instrText xml:space="preserve"> PAGEREF _Toc530679274 \h </w:instrText>
      </w:r>
      <w:r w:rsidRPr="00A04ED4">
        <w:fldChar w:fldCharType="separate"/>
      </w:r>
      <w:r w:rsidR="00F86991" w:rsidRPr="00A04ED4">
        <w:t>4</w:t>
      </w:r>
      <w:r w:rsidRPr="00A04ED4">
        <w:fldChar w:fldCharType="end"/>
      </w:r>
    </w:p>
    <w:p w14:paraId="2F5BB84F" w14:textId="1733AA38" w:rsidR="00713250" w:rsidRPr="00A04ED4" w:rsidRDefault="00713250">
      <w:pPr>
        <w:pStyle w:val="TDC2"/>
        <w:tabs>
          <w:tab w:val="left" w:pos="800"/>
          <w:tab w:val="right" w:pos="9338"/>
        </w:tabs>
        <w:rPr>
          <w:rFonts w:eastAsiaTheme="minorEastAsia"/>
          <w:i w:val="0"/>
          <w:spacing w:val="0"/>
          <w:lang w:eastAsia="es-ES"/>
          <w14:ligatures w14:val="none"/>
          <w14:cntxtAlts w14:val="0"/>
        </w:rPr>
      </w:pPr>
      <w:r w:rsidRPr="00A04ED4">
        <w:t>2.1.</w:t>
      </w:r>
      <w:r w:rsidRPr="00A04ED4">
        <w:rPr>
          <w:rFonts w:eastAsiaTheme="minorEastAsia"/>
          <w:i w:val="0"/>
          <w:spacing w:val="0"/>
          <w:lang w:eastAsia="es-ES"/>
          <w14:ligatures w14:val="none"/>
          <w14:cntxtAlts w14:val="0"/>
        </w:rPr>
        <w:tab/>
      </w:r>
      <w:r w:rsidRPr="00A04ED4">
        <w:t>Linkit Smart 7688 Duo</w:t>
      </w:r>
      <w:r w:rsidRPr="00A04ED4">
        <w:tab/>
      </w:r>
      <w:r w:rsidRPr="00A04ED4">
        <w:fldChar w:fldCharType="begin"/>
      </w:r>
      <w:r w:rsidRPr="00A04ED4">
        <w:instrText xml:space="preserve"> PAGEREF _Toc530679275 \h </w:instrText>
      </w:r>
      <w:r w:rsidRPr="00A04ED4">
        <w:fldChar w:fldCharType="separate"/>
      </w:r>
      <w:r w:rsidR="00F86991" w:rsidRPr="00A04ED4">
        <w:t>11</w:t>
      </w:r>
      <w:r w:rsidRPr="00A04ED4">
        <w:fldChar w:fldCharType="end"/>
      </w:r>
    </w:p>
    <w:p w14:paraId="6CBA7F18" w14:textId="4737E91B" w:rsidR="00713250" w:rsidRPr="00A04ED4" w:rsidRDefault="00713250">
      <w:pPr>
        <w:pStyle w:val="TDC2"/>
        <w:tabs>
          <w:tab w:val="left" w:pos="800"/>
          <w:tab w:val="right" w:pos="9338"/>
        </w:tabs>
        <w:rPr>
          <w:rFonts w:eastAsiaTheme="minorEastAsia"/>
          <w:i w:val="0"/>
          <w:spacing w:val="0"/>
          <w:lang w:eastAsia="es-ES"/>
          <w14:ligatures w14:val="none"/>
          <w14:cntxtAlts w14:val="0"/>
        </w:rPr>
      </w:pPr>
      <w:r w:rsidRPr="00A04ED4">
        <w:t>2.2.</w:t>
      </w:r>
      <w:r w:rsidRPr="00A04ED4">
        <w:rPr>
          <w:rFonts w:eastAsiaTheme="minorEastAsia"/>
          <w:i w:val="0"/>
          <w:spacing w:val="0"/>
          <w:lang w:eastAsia="es-ES"/>
          <w14:ligatures w14:val="none"/>
          <w14:cntxtAlts w14:val="0"/>
        </w:rPr>
        <w:tab/>
      </w:r>
      <w:r w:rsidRPr="00A04ED4">
        <w:t>Raspberry Pi3 ModelB</w:t>
      </w:r>
      <w:r w:rsidRPr="00A04ED4">
        <w:tab/>
      </w:r>
      <w:r w:rsidRPr="00A04ED4">
        <w:fldChar w:fldCharType="begin"/>
      </w:r>
      <w:r w:rsidRPr="00A04ED4">
        <w:instrText xml:space="preserve"> PAGEREF _Toc530679276 \h </w:instrText>
      </w:r>
      <w:r w:rsidRPr="00A04ED4">
        <w:fldChar w:fldCharType="separate"/>
      </w:r>
      <w:r w:rsidR="00F86991" w:rsidRPr="00A04ED4">
        <w:t>12</w:t>
      </w:r>
      <w:r w:rsidRPr="00A04ED4">
        <w:fldChar w:fldCharType="end"/>
      </w:r>
    </w:p>
    <w:p w14:paraId="49AAB819" w14:textId="7A3D7EF7" w:rsidR="00713250" w:rsidRPr="00A04ED4" w:rsidRDefault="00713250">
      <w:pPr>
        <w:pStyle w:val="TDC2"/>
        <w:tabs>
          <w:tab w:val="left" w:pos="800"/>
          <w:tab w:val="right" w:pos="9338"/>
        </w:tabs>
        <w:rPr>
          <w:rFonts w:eastAsiaTheme="minorEastAsia"/>
          <w:i w:val="0"/>
          <w:spacing w:val="0"/>
          <w:lang w:eastAsia="es-ES"/>
          <w14:ligatures w14:val="none"/>
          <w14:cntxtAlts w14:val="0"/>
        </w:rPr>
      </w:pPr>
      <w:r w:rsidRPr="00A04ED4">
        <w:t>2.3.</w:t>
      </w:r>
      <w:r w:rsidRPr="00A04ED4">
        <w:rPr>
          <w:rFonts w:eastAsiaTheme="minorEastAsia"/>
          <w:i w:val="0"/>
          <w:spacing w:val="0"/>
          <w:lang w:eastAsia="es-ES"/>
          <w14:ligatures w14:val="none"/>
          <w14:cntxtAlts w14:val="0"/>
        </w:rPr>
        <w:tab/>
      </w:r>
      <w:r w:rsidRPr="00A04ED4">
        <w:t>Sensor SCT013</w:t>
      </w:r>
      <w:r w:rsidRPr="00A04ED4">
        <w:tab/>
      </w:r>
      <w:r w:rsidRPr="00A04ED4">
        <w:fldChar w:fldCharType="begin"/>
      </w:r>
      <w:r w:rsidRPr="00A04ED4">
        <w:instrText xml:space="preserve"> PAGEREF _Toc530679277 \h </w:instrText>
      </w:r>
      <w:r w:rsidRPr="00A04ED4">
        <w:fldChar w:fldCharType="separate"/>
      </w:r>
      <w:r w:rsidR="00F86991" w:rsidRPr="00A04ED4">
        <w:t>13</w:t>
      </w:r>
      <w:r w:rsidRPr="00A04ED4">
        <w:fldChar w:fldCharType="end"/>
      </w:r>
    </w:p>
    <w:p w14:paraId="35658501" w14:textId="4BCAFF9B" w:rsidR="00713250" w:rsidRPr="00A04ED4" w:rsidRDefault="00713250">
      <w:pPr>
        <w:pStyle w:val="TDC2"/>
        <w:tabs>
          <w:tab w:val="left" w:pos="800"/>
          <w:tab w:val="right" w:pos="9338"/>
        </w:tabs>
        <w:rPr>
          <w:rFonts w:eastAsiaTheme="minorEastAsia"/>
          <w:i w:val="0"/>
          <w:spacing w:val="0"/>
          <w:lang w:eastAsia="es-ES"/>
          <w14:ligatures w14:val="none"/>
          <w14:cntxtAlts w14:val="0"/>
        </w:rPr>
      </w:pPr>
      <w:r w:rsidRPr="00A04ED4">
        <w:t>2.4.</w:t>
      </w:r>
      <w:r w:rsidRPr="00A04ED4">
        <w:rPr>
          <w:rFonts w:eastAsiaTheme="minorEastAsia"/>
          <w:i w:val="0"/>
          <w:spacing w:val="0"/>
          <w:lang w:eastAsia="es-ES"/>
          <w14:ligatures w14:val="none"/>
          <w14:cntxtAlts w14:val="0"/>
        </w:rPr>
        <w:tab/>
      </w:r>
      <w:r w:rsidRPr="00A04ED4">
        <w:t>Transformador AC/AC</w:t>
      </w:r>
      <w:r w:rsidRPr="00A04ED4">
        <w:tab/>
      </w:r>
      <w:r w:rsidRPr="00A04ED4">
        <w:fldChar w:fldCharType="begin"/>
      </w:r>
      <w:r w:rsidRPr="00A04ED4">
        <w:instrText xml:space="preserve"> PAGEREF _Toc530679278 \h </w:instrText>
      </w:r>
      <w:r w:rsidRPr="00A04ED4">
        <w:fldChar w:fldCharType="separate"/>
      </w:r>
      <w:r w:rsidR="00F86991" w:rsidRPr="00A04ED4">
        <w:t>13</w:t>
      </w:r>
      <w:r w:rsidRPr="00A04ED4">
        <w:fldChar w:fldCharType="end"/>
      </w:r>
    </w:p>
    <w:p w14:paraId="12AC3CC0" w14:textId="764C01A2" w:rsidR="00713250" w:rsidRPr="00A04ED4" w:rsidRDefault="00713250">
      <w:pPr>
        <w:pStyle w:val="TDC2"/>
        <w:tabs>
          <w:tab w:val="left" w:pos="800"/>
          <w:tab w:val="right" w:pos="9338"/>
        </w:tabs>
        <w:rPr>
          <w:rFonts w:eastAsiaTheme="minorEastAsia"/>
          <w:i w:val="0"/>
          <w:spacing w:val="0"/>
          <w:lang w:eastAsia="es-ES"/>
          <w14:ligatures w14:val="none"/>
          <w14:cntxtAlts w14:val="0"/>
        </w:rPr>
      </w:pPr>
      <w:r w:rsidRPr="00A04ED4">
        <w:t>2.5.</w:t>
      </w:r>
      <w:r w:rsidRPr="00A04ED4">
        <w:rPr>
          <w:rFonts w:eastAsiaTheme="minorEastAsia"/>
          <w:i w:val="0"/>
          <w:spacing w:val="0"/>
          <w:lang w:eastAsia="es-ES"/>
          <w14:ligatures w14:val="none"/>
          <w14:cntxtAlts w14:val="0"/>
        </w:rPr>
        <w:tab/>
      </w:r>
      <w:r w:rsidRPr="00A04ED4">
        <w:t>Circuito de acondicionamiento para sensores</w:t>
      </w:r>
      <w:r w:rsidRPr="00A04ED4">
        <w:tab/>
      </w:r>
      <w:r w:rsidRPr="00A04ED4">
        <w:fldChar w:fldCharType="begin"/>
      </w:r>
      <w:r w:rsidRPr="00A04ED4">
        <w:instrText xml:space="preserve"> PAGEREF _Toc530679279 \h </w:instrText>
      </w:r>
      <w:r w:rsidRPr="00A04ED4">
        <w:fldChar w:fldCharType="separate"/>
      </w:r>
      <w:r w:rsidR="00F86991" w:rsidRPr="00A04ED4">
        <w:t>14</w:t>
      </w:r>
      <w:r w:rsidRPr="00A04ED4">
        <w:fldChar w:fldCharType="end"/>
      </w:r>
    </w:p>
    <w:p w14:paraId="74A34CDE" w14:textId="3DBE5C8F" w:rsidR="00713250" w:rsidRPr="00A04ED4" w:rsidRDefault="00713250">
      <w:pPr>
        <w:pStyle w:val="TDC2"/>
        <w:tabs>
          <w:tab w:val="left" w:pos="800"/>
          <w:tab w:val="right" w:pos="9338"/>
        </w:tabs>
        <w:rPr>
          <w:rFonts w:eastAsiaTheme="minorEastAsia"/>
          <w:i w:val="0"/>
          <w:spacing w:val="0"/>
          <w:lang w:eastAsia="es-ES"/>
          <w14:ligatures w14:val="none"/>
          <w14:cntxtAlts w14:val="0"/>
        </w:rPr>
      </w:pPr>
      <w:r w:rsidRPr="00A04ED4">
        <w:t>2.6.</w:t>
      </w:r>
      <w:r w:rsidRPr="00A04ED4">
        <w:rPr>
          <w:rFonts w:eastAsiaTheme="minorEastAsia"/>
          <w:i w:val="0"/>
          <w:spacing w:val="0"/>
          <w:lang w:eastAsia="es-ES"/>
          <w14:ligatures w14:val="none"/>
          <w14:cntxtAlts w14:val="0"/>
        </w:rPr>
        <w:tab/>
      </w:r>
      <w:r w:rsidRPr="00A04ED4">
        <w:t>Lista de precios para el prototipo</w:t>
      </w:r>
      <w:r w:rsidRPr="00A04ED4">
        <w:tab/>
      </w:r>
      <w:r w:rsidRPr="00A04ED4">
        <w:fldChar w:fldCharType="begin"/>
      </w:r>
      <w:r w:rsidRPr="00A04ED4">
        <w:instrText xml:space="preserve"> PAGEREF _Toc530679280 \h </w:instrText>
      </w:r>
      <w:r w:rsidRPr="00A04ED4">
        <w:fldChar w:fldCharType="separate"/>
      </w:r>
      <w:r w:rsidR="00F86991" w:rsidRPr="00A04ED4">
        <w:t>16</w:t>
      </w:r>
      <w:r w:rsidRPr="00A04ED4">
        <w:fldChar w:fldCharType="end"/>
      </w:r>
    </w:p>
    <w:p w14:paraId="37C8C68D" w14:textId="3679B352" w:rsidR="00713250" w:rsidRPr="00A04ED4" w:rsidRDefault="00713250">
      <w:pPr>
        <w:pStyle w:val="TDC2"/>
        <w:tabs>
          <w:tab w:val="left" w:pos="800"/>
          <w:tab w:val="right" w:pos="9338"/>
        </w:tabs>
        <w:rPr>
          <w:rFonts w:eastAsiaTheme="minorEastAsia"/>
          <w:i w:val="0"/>
          <w:spacing w:val="0"/>
          <w:lang w:eastAsia="es-ES"/>
          <w14:ligatures w14:val="none"/>
          <w14:cntxtAlts w14:val="0"/>
        </w:rPr>
      </w:pPr>
      <w:r w:rsidRPr="00A04ED4">
        <w:t>2.7.</w:t>
      </w:r>
      <w:r w:rsidRPr="00A04ED4">
        <w:rPr>
          <w:rFonts w:eastAsiaTheme="minorEastAsia"/>
          <w:i w:val="0"/>
          <w:spacing w:val="0"/>
          <w:lang w:eastAsia="es-ES"/>
          <w14:ligatures w14:val="none"/>
          <w14:cntxtAlts w14:val="0"/>
        </w:rPr>
        <w:tab/>
      </w:r>
      <w:r w:rsidRPr="00A04ED4">
        <w:t>Ideas para continuar el Proyecto</w:t>
      </w:r>
      <w:r w:rsidRPr="00A04ED4">
        <w:tab/>
      </w:r>
      <w:r w:rsidRPr="00A04ED4">
        <w:fldChar w:fldCharType="begin"/>
      </w:r>
      <w:r w:rsidRPr="00A04ED4">
        <w:instrText xml:space="preserve"> PAGEREF _Toc530679281 \h </w:instrText>
      </w:r>
      <w:r w:rsidRPr="00A04ED4">
        <w:fldChar w:fldCharType="separate"/>
      </w:r>
      <w:r w:rsidR="00F86991" w:rsidRPr="00A04ED4">
        <w:t>16</w:t>
      </w:r>
      <w:r w:rsidRPr="00A04ED4">
        <w:fldChar w:fldCharType="end"/>
      </w:r>
    </w:p>
    <w:p w14:paraId="2C75EA43" w14:textId="5A978F60" w:rsidR="00713250" w:rsidRPr="00A04ED4" w:rsidRDefault="00713250">
      <w:pPr>
        <w:pStyle w:val="TDC1"/>
        <w:tabs>
          <w:tab w:val="left" w:pos="400"/>
          <w:tab w:val="right" w:pos="9338"/>
        </w:tabs>
        <w:rPr>
          <w:rFonts w:eastAsiaTheme="minorEastAsia"/>
          <w:b w:val="0"/>
          <w:spacing w:val="0"/>
          <w:lang w:eastAsia="es-ES"/>
          <w14:ligatures w14:val="none"/>
          <w14:cntxtAlts w14:val="0"/>
        </w:rPr>
      </w:pPr>
      <w:r w:rsidRPr="00A04ED4">
        <w:t>3</w:t>
      </w:r>
      <w:r w:rsidRPr="00A04ED4">
        <w:rPr>
          <w:rFonts w:eastAsiaTheme="minorEastAsia"/>
          <w:b w:val="0"/>
          <w:spacing w:val="0"/>
          <w:lang w:eastAsia="es-ES"/>
          <w14:ligatures w14:val="none"/>
          <w14:cntxtAlts w14:val="0"/>
        </w:rPr>
        <w:tab/>
      </w:r>
      <w:r w:rsidRPr="00A04ED4">
        <w:t>Software</w:t>
      </w:r>
      <w:r w:rsidRPr="00A04ED4">
        <w:tab/>
      </w:r>
      <w:r w:rsidRPr="00A04ED4">
        <w:fldChar w:fldCharType="begin"/>
      </w:r>
      <w:r w:rsidRPr="00A04ED4">
        <w:instrText xml:space="preserve"> PAGEREF _Toc530679282 \h </w:instrText>
      </w:r>
      <w:r w:rsidRPr="00A04ED4">
        <w:fldChar w:fldCharType="separate"/>
      </w:r>
      <w:r w:rsidR="00F86991" w:rsidRPr="00A04ED4">
        <w:t>18</w:t>
      </w:r>
      <w:r w:rsidRPr="00A04ED4">
        <w:fldChar w:fldCharType="end"/>
      </w:r>
    </w:p>
    <w:p w14:paraId="42A8DA6A" w14:textId="359E501E" w:rsidR="00713250" w:rsidRPr="00A04ED4" w:rsidRDefault="00713250">
      <w:pPr>
        <w:pStyle w:val="TDC2"/>
        <w:tabs>
          <w:tab w:val="left" w:pos="800"/>
          <w:tab w:val="right" w:pos="9338"/>
        </w:tabs>
        <w:rPr>
          <w:rFonts w:eastAsiaTheme="minorEastAsia"/>
          <w:i w:val="0"/>
          <w:spacing w:val="0"/>
          <w:lang w:eastAsia="es-ES"/>
          <w14:ligatures w14:val="none"/>
          <w14:cntxtAlts w14:val="0"/>
        </w:rPr>
      </w:pPr>
      <w:r w:rsidRPr="00A04ED4">
        <w:t>3.1.</w:t>
      </w:r>
      <w:r w:rsidRPr="00A04ED4">
        <w:rPr>
          <w:rFonts w:eastAsiaTheme="minorEastAsia"/>
          <w:i w:val="0"/>
          <w:spacing w:val="0"/>
          <w:lang w:eastAsia="es-ES"/>
          <w14:ligatures w14:val="none"/>
          <w14:cntxtAlts w14:val="0"/>
        </w:rPr>
        <w:tab/>
      </w:r>
      <w:r w:rsidRPr="00A04ED4">
        <w:t>Sistemas Operativos</w:t>
      </w:r>
      <w:r w:rsidRPr="00A04ED4">
        <w:tab/>
      </w:r>
      <w:r w:rsidRPr="00A04ED4">
        <w:fldChar w:fldCharType="begin"/>
      </w:r>
      <w:r w:rsidRPr="00A04ED4">
        <w:instrText xml:space="preserve"> PAGEREF _Toc530679283 \h </w:instrText>
      </w:r>
      <w:r w:rsidRPr="00A04ED4">
        <w:fldChar w:fldCharType="separate"/>
      </w:r>
      <w:r w:rsidR="00F86991" w:rsidRPr="00A04ED4">
        <w:t>19</w:t>
      </w:r>
      <w:r w:rsidRPr="00A04ED4">
        <w:fldChar w:fldCharType="end"/>
      </w:r>
    </w:p>
    <w:p w14:paraId="62CFF8AF" w14:textId="2EA0A3CC" w:rsidR="00713250" w:rsidRPr="00A04ED4" w:rsidRDefault="00713250">
      <w:pPr>
        <w:pStyle w:val="TDC2"/>
        <w:tabs>
          <w:tab w:val="left" w:pos="800"/>
          <w:tab w:val="right" w:pos="9338"/>
        </w:tabs>
        <w:rPr>
          <w:rFonts w:eastAsiaTheme="minorEastAsia"/>
          <w:i w:val="0"/>
          <w:spacing w:val="0"/>
          <w:lang w:eastAsia="es-ES"/>
          <w14:ligatures w14:val="none"/>
          <w14:cntxtAlts w14:val="0"/>
        </w:rPr>
      </w:pPr>
      <w:r w:rsidRPr="00A04ED4">
        <w:t>3.2.</w:t>
      </w:r>
      <w:r w:rsidRPr="00A04ED4">
        <w:rPr>
          <w:rFonts w:eastAsiaTheme="minorEastAsia"/>
          <w:i w:val="0"/>
          <w:spacing w:val="0"/>
          <w:lang w:eastAsia="es-ES"/>
          <w14:ligatures w14:val="none"/>
          <w14:cntxtAlts w14:val="0"/>
        </w:rPr>
        <w:tab/>
      </w:r>
      <w:r w:rsidRPr="00A04ED4">
        <w:t>Conexión a Internet</w:t>
      </w:r>
      <w:r w:rsidRPr="00A04ED4">
        <w:tab/>
      </w:r>
      <w:r w:rsidRPr="00A04ED4">
        <w:fldChar w:fldCharType="begin"/>
      </w:r>
      <w:r w:rsidRPr="00A04ED4">
        <w:instrText xml:space="preserve"> PAGEREF _Toc530679284 \h </w:instrText>
      </w:r>
      <w:r w:rsidRPr="00A04ED4">
        <w:fldChar w:fldCharType="separate"/>
      </w:r>
      <w:r w:rsidR="00F86991" w:rsidRPr="00A04ED4">
        <w:t>20</w:t>
      </w:r>
      <w:r w:rsidRPr="00A04ED4">
        <w:fldChar w:fldCharType="end"/>
      </w:r>
    </w:p>
    <w:p w14:paraId="5F844C28" w14:textId="3CBA9CAD" w:rsidR="00713250" w:rsidRPr="00A04ED4" w:rsidRDefault="00713250">
      <w:pPr>
        <w:pStyle w:val="TDC2"/>
        <w:tabs>
          <w:tab w:val="left" w:pos="800"/>
          <w:tab w:val="right" w:pos="9338"/>
        </w:tabs>
        <w:rPr>
          <w:rFonts w:eastAsiaTheme="minorEastAsia"/>
          <w:i w:val="0"/>
          <w:spacing w:val="0"/>
          <w:lang w:eastAsia="es-ES"/>
          <w14:ligatures w14:val="none"/>
          <w14:cntxtAlts w14:val="0"/>
        </w:rPr>
      </w:pPr>
      <w:r w:rsidRPr="00A04ED4">
        <w:t>3.3.</w:t>
      </w:r>
      <w:r w:rsidRPr="00A04ED4">
        <w:rPr>
          <w:rFonts w:eastAsiaTheme="minorEastAsia"/>
          <w:i w:val="0"/>
          <w:spacing w:val="0"/>
          <w:lang w:eastAsia="es-ES"/>
          <w14:ligatures w14:val="none"/>
          <w14:cntxtAlts w14:val="0"/>
        </w:rPr>
        <w:tab/>
      </w:r>
      <w:r w:rsidRPr="00A04ED4">
        <w:t>Programa MCU</w:t>
      </w:r>
      <w:r w:rsidRPr="00A04ED4">
        <w:tab/>
      </w:r>
      <w:r w:rsidRPr="00A04ED4">
        <w:fldChar w:fldCharType="begin"/>
      </w:r>
      <w:r w:rsidRPr="00A04ED4">
        <w:instrText xml:space="preserve"> PAGEREF _Toc530679285 \h </w:instrText>
      </w:r>
      <w:r w:rsidRPr="00A04ED4">
        <w:fldChar w:fldCharType="separate"/>
      </w:r>
      <w:r w:rsidR="00F86991" w:rsidRPr="00A04ED4">
        <w:t>20</w:t>
      </w:r>
      <w:r w:rsidRPr="00A04ED4">
        <w:fldChar w:fldCharType="end"/>
      </w:r>
    </w:p>
    <w:p w14:paraId="716A7AA9" w14:textId="0EDEF7CE" w:rsidR="00713250" w:rsidRPr="00A04ED4" w:rsidRDefault="00713250">
      <w:pPr>
        <w:pStyle w:val="TDC2"/>
        <w:tabs>
          <w:tab w:val="left" w:pos="800"/>
          <w:tab w:val="right" w:pos="9338"/>
        </w:tabs>
        <w:rPr>
          <w:rFonts w:eastAsiaTheme="minorEastAsia"/>
          <w:i w:val="0"/>
          <w:spacing w:val="0"/>
          <w:lang w:eastAsia="es-ES"/>
          <w14:ligatures w14:val="none"/>
          <w14:cntxtAlts w14:val="0"/>
        </w:rPr>
      </w:pPr>
      <w:r w:rsidRPr="00A04ED4">
        <w:t>3.4.</w:t>
      </w:r>
      <w:r w:rsidRPr="00A04ED4">
        <w:rPr>
          <w:rFonts w:eastAsiaTheme="minorEastAsia"/>
          <w:i w:val="0"/>
          <w:spacing w:val="0"/>
          <w:lang w:eastAsia="es-ES"/>
          <w14:ligatures w14:val="none"/>
          <w14:cntxtAlts w14:val="0"/>
        </w:rPr>
        <w:tab/>
      </w:r>
      <w:r w:rsidRPr="00A04ED4">
        <w:t>Programa en C++ para la RPI</w:t>
      </w:r>
      <w:r w:rsidRPr="00A04ED4">
        <w:tab/>
      </w:r>
      <w:r w:rsidRPr="00A04ED4">
        <w:fldChar w:fldCharType="begin"/>
      </w:r>
      <w:r w:rsidRPr="00A04ED4">
        <w:instrText xml:space="preserve"> PAGEREF _Toc530679286 \h </w:instrText>
      </w:r>
      <w:r w:rsidRPr="00A04ED4">
        <w:fldChar w:fldCharType="separate"/>
      </w:r>
      <w:r w:rsidR="00F86991" w:rsidRPr="00A04ED4">
        <w:t>22</w:t>
      </w:r>
      <w:r w:rsidRPr="00A04ED4">
        <w:fldChar w:fldCharType="end"/>
      </w:r>
    </w:p>
    <w:p w14:paraId="6E3272A8" w14:textId="0659ACD7" w:rsidR="00713250" w:rsidRPr="00A04ED4" w:rsidRDefault="00713250" w:rsidP="00713250">
      <w:pPr>
        <w:pStyle w:val="TDC2"/>
        <w:tabs>
          <w:tab w:val="left" w:pos="800"/>
          <w:tab w:val="right" w:pos="9338"/>
        </w:tabs>
        <w:rPr>
          <w:rFonts w:eastAsiaTheme="minorEastAsia"/>
          <w:i w:val="0"/>
          <w:spacing w:val="0"/>
          <w:lang w:eastAsia="es-ES"/>
          <w14:ligatures w14:val="none"/>
          <w14:cntxtAlts w14:val="0"/>
        </w:rPr>
      </w:pPr>
      <w:r w:rsidRPr="00A04ED4">
        <w:t>3.5.</w:t>
      </w:r>
      <w:r w:rsidRPr="00A04ED4">
        <w:rPr>
          <w:rFonts w:eastAsiaTheme="minorEastAsia"/>
          <w:i w:val="0"/>
          <w:spacing w:val="0"/>
          <w:lang w:eastAsia="es-ES"/>
          <w14:ligatures w14:val="none"/>
          <w14:cntxtAlts w14:val="0"/>
        </w:rPr>
        <w:tab/>
      </w:r>
      <w:r w:rsidRPr="00A04ED4">
        <w:t>Plataforma IoT Blynk</w:t>
      </w:r>
      <w:r w:rsidRPr="00A04ED4">
        <w:tab/>
      </w:r>
      <w:r w:rsidRPr="00A04ED4">
        <w:fldChar w:fldCharType="begin"/>
      </w:r>
      <w:r w:rsidRPr="00A04ED4">
        <w:instrText xml:space="preserve"> PAGEREF _Toc530679287 \h </w:instrText>
      </w:r>
      <w:r w:rsidRPr="00A04ED4">
        <w:fldChar w:fldCharType="separate"/>
      </w:r>
      <w:r w:rsidR="00F86991" w:rsidRPr="00A04ED4">
        <w:t>25</w:t>
      </w:r>
      <w:r w:rsidRPr="00A04ED4">
        <w:fldChar w:fldCharType="end"/>
      </w:r>
    </w:p>
    <w:p w14:paraId="2065772B" w14:textId="27AF6857" w:rsidR="00713250" w:rsidRPr="00A04ED4" w:rsidRDefault="00713250">
      <w:pPr>
        <w:pStyle w:val="TDC2"/>
        <w:tabs>
          <w:tab w:val="left" w:pos="800"/>
          <w:tab w:val="right" w:pos="9338"/>
        </w:tabs>
        <w:rPr>
          <w:rFonts w:eastAsiaTheme="minorEastAsia"/>
          <w:i w:val="0"/>
          <w:spacing w:val="0"/>
          <w:lang w:eastAsia="es-ES"/>
          <w14:ligatures w14:val="none"/>
          <w14:cntxtAlts w14:val="0"/>
        </w:rPr>
      </w:pPr>
      <w:r w:rsidRPr="00A04ED4">
        <w:t>3.6.</w:t>
      </w:r>
      <w:r w:rsidRPr="00A04ED4">
        <w:rPr>
          <w:rFonts w:eastAsiaTheme="minorEastAsia"/>
          <w:i w:val="0"/>
          <w:spacing w:val="0"/>
          <w:lang w:eastAsia="es-ES"/>
          <w14:ligatures w14:val="none"/>
          <w14:cntxtAlts w14:val="0"/>
        </w:rPr>
        <w:tab/>
      </w:r>
      <w:r w:rsidRPr="00A04ED4">
        <w:t>Plataforma Google Cloud</w:t>
      </w:r>
      <w:r w:rsidRPr="00A04ED4">
        <w:tab/>
      </w:r>
      <w:r w:rsidRPr="00A04ED4">
        <w:fldChar w:fldCharType="begin"/>
      </w:r>
      <w:r w:rsidRPr="00A04ED4">
        <w:instrText xml:space="preserve"> PAGEREF _Toc530679311 \h </w:instrText>
      </w:r>
      <w:r w:rsidRPr="00A04ED4">
        <w:fldChar w:fldCharType="separate"/>
      </w:r>
      <w:r w:rsidR="00F86991" w:rsidRPr="00A04ED4">
        <w:t>29</w:t>
      </w:r>
      <w:r w:rsidRPr="00A04ED4">
        <w:fldChar w:fldCharType="end"/>
      </w:r>
    </w:p>
    <w:p w14:paraId="6F9961E4" w14:textId="0911A49C" w:rsidR="00713250" w:rsidRPr="00A04ED4" w:rsidRDefault="00713250">
      <w:pPr>
        <w:pStyle w:val="TDC2"/>
        <w:tabs>
          <w:tab w:val="left" w:pos="800"/>
          <w:tab w:val="right" w:pos="9338"/>
        </w:tabs>
        <w:rPr>
          <w:rFonts w:eastAsiaTheme="minorEastAsia"/>
          <w:i w:val="0"/>
          <w:spacing w:val="0"/>
          <w:lang w:eastAsia="es-ES"/>
          <w14:ligatures w14:val="none"/>
          <w14:cntxtAlts w14:val="0"/>
        </w:rPr>
      </w:pPr>
      <w:r w:rsidRPr="00A04ED4">
        <w:t>3.7.</w:t>
      </w:r>
      <w:r w:rsidRPr="00A04ED4">
        <w:rPr>
          <w:rFonts w:eastAsiaTheme="minorEastAsia"/>
          <w:i w:val="0"/>
          <w:spacing w:val="0"/>
          <w:lang w:eastAsia="es-ES"/>
          <w14:ligatures w14:val="none"/>
          <w14:cntxtAlts w14:val="0"/>
        </w:rPr>
        <w:tab/>
      </w:r>
      <w:r w:rsidRPr="00A04ED4">
        <w:t>Puesta a punto de la máquina virtual dentro de GCP</w:t>
      </w:r>
      <w:r w:rsidRPr="00A04ED4">
        <w:tab/>
      </w:r>
      <w:r w:rsidRPr="00A04ED4">
        <w:fldChar w:fldCharType="begin"/>
      </w:r>
      <w:r w:rsidRPr="00A04ED4">
        <w:instrText xml:space="preserve"> PAGEREF _Toc530679312 \h </w:instrText>
      </w:r>
      <w:r w:rsidRPr="00A04ED4">
        <w:fldChar w:fldCharType="separate"/>
      </w:r>
      <w:r w:rsidR="00F86991" w:rsidRPr="00A04ED4">
        <w:t>29</w:t>
      </w:r>
      <w:r w:rsidRPr="00A04ED4">
        <w:fldChar w:fldCharType="end"/>
      </w:r>
    </w:p>
    <w:p w14:paraId="6A4D6DA6" w14:textId="5507B4F9" w:rsidR="00713250" w:rsidRPr="00A04ED4" w:rsidRDefault="00713250">
      <w:pPr>
        <w:pStyle w:val="TDC2"/>
        <w:tabs>
          <w:tab w:val="left" w:pos="800"/>
          <w:tab w:val="right" w:pos="9338"/>
        </w:tabs>
        <w:rPr>
          <w:rFonts w:eastAsiaTheme="minorEastAsia"/>
          <w:i w:val="0"/>
          <w:spacing w:val="0"/>
          <w:lang w:eastAsia="es-ES"/>
          <w14:ligatures w14:val="none"/>
          <w14:cntxtAlts w14:val="0"/>
        </w:rPr>
      </w:pPr>
      <w:r w:rsidRPr="00A04ED4">
        <w:t>3.8.</w:t>
      </w:r>
      <w:r w:rsidRPr="00A04ED4">
        <w:rPr>
          <w:rFonts w:eastAsiaTheme="minorEastAsia"/>
          <w:i w:val="0"/>
          <w:spacing w:val="0"/>
          <w:lang w:eastAsia="es-ES"/>
          <w14:ligatures w14:val="none"/>
          <w14:cntxtAlts w14:val="0"/>
        </w:rPr>
        <w:tab/>
      </w:r>
      <w:r w:rsidRPr="00A04ED4">
        <w:t>Base de datos Mysql</w:t>
      </w:r>
      <w:r w:rsidRPr="00A04ED4">
        <w:tab/>
      </w:r>
      <w:r w:rsidRPr="00A04ED4">
        <w:fldChar w:fldCharType="begin"/>
      </w:r>
      <w:r w:rsidRPr="00A04ED4">
        <w:instrText xml:space="preserve"> PAGEREF _Toc530679313 \h </w:instrText>
      </w:r>
      <w:r w:rsidRPr="00A04ED4">
        <w:fldChar w:fldCharType="separate"/>
      </w:r>
      <w:r w:rsidR="00F86991" w:rsidRPr="00A04ED4">
        <w:t>33</w:t>
      </w:r>
      <w:r w:rsidRPr="00A04ED4">
        <w:fldChar w:fldCharType="end"/>
      </w:r>
    </w:p>
    <w:p w14:paraId="37746308" w14:textId="2F32B7A0" w:rsidR="00713250" w:rsidRPr="00A04ED4" w:rsidRDefault="00713250">
      <w:pPr>
        <w:pStyle w:val="TDC2"/>
        <w:tabs>
          <w:tab w:val="left" w:pos="800"/>
          <w:tab w:val="right" w:pos="9338"/>
        </w:tabs>
        <w:rPr>
          <w:rFonts w:eastAsiaTheme="minorEastAsia"/>
          <w:i w:val="0"/>
          <w:spacing w:val="0"/>
          <w:lang w:eastAsia="es-ES"/>
          <w14:ligatures w14:val="none"/>
          <w14:cntxtAlts w14:val="0"/>
        </w:rPr>
      </w:pPr>
      <w:r w:rsidRPr="00A04ED4">
        <w:t>3.9.</w:t>
      </w:r>
      <w:r w:rsidRPr="00A04ED4">
        <w:rPr>
          <w:rFonts w:eastAsiaTheme="minorEastAsia"/>
          <w:i w:val="0"/>
          <w:spacing w:val="0"/>
          <w:lang w:eastAsia="es-ES"/>
          <w14:ligatures w14:val="none"/>
          <w14:cntxtAlts w14:val="0"/>
        </w:rPr>
        <w:tab/>
      </w:r>
      <w:r w:rsidRPr="00A04ED4">
        <w:t>Servidor LAMP</w:t>
      </w:r>
      <w:r w:rsidRPr="00A04ED4">
        <w:tab/>
      </w:r>
      <w:r w:rsidRPr="00A04ED4">
        <w:fldChar w:fldCharType="begin"/>
      </w:r>
      <w:r w:rsidRPr="00A04ED4">
        <w:instrText xml:space="preserve"> PAGEREF _Toc530679314 \h </w:instrText>
      </w:r>
      <w:r w:rsidRPr="00A04ED4">
        <w:fldChar w:fldCharType="separate"/>
      </w:r>
      <w:r w:rsidR="00F86991" w:rsidRPr="00A04ED4">
        <w:t>33</w:t>
      </w:r>
      <w:r w:rsidRPr="00A04ED4">
        <w:fldChar w:fldCharType="end"/>
      </w:r>
    </w:p>
    <w:p w14:paraId="0707E8B3" w14:textId="75DD01E7" w:rsidR="00713250" w:rsidRPr="00A04ED4" w:rsidRDefault="00713250">
      <w:pPr>
        <w:pStyle w:val="TDC1"/>
        <w:tabs>
          <w:tab w:val="left" w:pos="400"/>
          <w:tab w:val="right" w:pos="9338"/>
        </w:tabs>
        <w:rPr>
          <w:rFonts w:eastAsiaTheme="minorEastAsia"/>
          <w:b w:val="0"/>
          <w:spacing w:val="0"/>
          <w:lang w:eastAsia="es-ES"/>
          <w14:ligatures w14:val="none"/>
          <w14:cntxtAlts w14:val="0"/>
        </w:rPr>
      </w:pPr>
      <w:r w:rsidRPr="00A04ED4">
        <w:t>4</w:t>
      </w:r>
      <w:r w:rsidRPr="00A04ED4">
        <w:rPr>
          <w:rFonts w:eastAsiaTheme="minorEastAsia"/>
          <w:b w:val="0"/>
          <w:spacing w:val="0"/>
          <w:lang w:eastAsia="es-ES"/>
          <w14:ligatures w14:val="none"/>
          <w14:cntxtAlts w14:val="0"/>
        </w:rPr>
        <w:tab/>
      </w:r>
      <w:r w:rsidRPr="00A04ED4">
        <w:t>Resultados</w:t>
      </w:r>
      <w:r w:rsidRPr="00A04ED4">
        <w:tab/>
      </w:r>
      <w:r w:rsidRPr="00A04ED4">
        <w:fldChar w:fldCharType="begin"/>
      </w:r>
      <w:r w:rsidRPr="00A04ED4">
        <w:instrText xml:space="preserve"> PAGEREF _Toc530679315 \h </w:instrText>
      </w:r>
      <w:r w:rsidRPr="00A04ED4">
        <w:fldChar w:fldCharType="separate"/>
      </w:r>
      <w:r w:rsidR="00F86991" w:rsidRPr="00A04ED4">
        <w:t>34</w:t>
      </w:r>
      <w:r w:rsidRPr="00A04ED4">
        <w:fldChar w:fldCharType="end"/>
      </w:r>
    </w:p>
    <w:p w14:paraId="5576D6BF" w14:textId="7E3D3B37" w:rsidR="00713250" w:rsidRPr="00A04ED4" w:rsidRDefault="00713250">
      <w:pPr>
        <w:pStyle w:val="TDC2"/>
        <w:tabs>
          <w:tab w:val="left" w:pos="800"/>
          <w:tab w:val="right" w:pos="9338"/>
        </w:tabs>
        <w:rPr>
          <w:rFonts w:eastAsiaTheme="minorEastAsia"/>
          <w:i w:val="0"/>
          <w:spacing w:val="0"/>
          <w:lang w:eastAsia="es-ES"/>
          <w14:ligatures w14:val="none"/>
          <w14:cntxtAlts w14:val="0"/>
        </w:rPr>
      </w:pPr>
      <w:r w:rsidRPr="00A04ED4">
        <w:t>4.1.</w:t>
      </w:r>
      <w:r w:rsidRPr="00A04ED4">
        <w:rPr>
          <w:rFonts w:eastAsiaTheme="minorEastAsia"/>
          <w:i w:val="0"/>
          <w:spacing w:val="0"/>
          <w:lang w:eastAsia="es-ES"/>
          <w14:ligatures w14:val="none"/>
          <w14:cntxtAlts w14:val="0"/>
        </w:rPr>
        <w:tab/>
      </w:r>
      <w:r w:rsidRPr="00A04ED4">
        <w:t>Muestreo de tension y corriente</w:t>
      </w:r>
      <w:r w:rsidRPr="00A04ED4">
        <w:tab/>
      </w:r>
      <w:r w:rsidRPr="00A04ED4">
        <w:fldChar w:fldCharType="begin"/>
      </w:r>
      <w:r w:rsidRPr="00A04ED4">
        <w:instrText xml:space="preserve"> PAGEREF _Toc530679316 \h </w:instrText>
      </w:r>
      <w:r w:rsidRPr="00A04ED4">
        <w:fldChar w:fldCharType="separate"/>
      </w:r>
      <w:r w:rsidR="00F86991" w:rsidRPr="00A04ED4">
        <w:t>35</w:t>
      </w:r>
      <w:r w:rsidRPr="00A04ED4">
        <w:fldChar w:fldCharType="end"/>
      </w:r>
    </w:p>
    <w:p w14:paraId="4B192E4F" w14:textId="6F6863FD" w:rsidR="00713250" w:rsidRPr="00A04ED4" w:rsidRDefault="00713250">
      <w:pPr>
        <w:pStyle w:val="TDC2"/>
        <w:tabs>
          <w:tab w:val="left" w:pos="800"/>
          <w:tab w:val="right" w:pos="9338"/>
        </w:tabs>
        <w:rPr>
          <w:rFonts w:eastAsiaTheme="minorEastAsia"/>
          <w:i w:val="0"/>
          <w:spacing w:val="0"/>
          <w:lang w:eastAsia="es-ES"/>
          <w14:ligatures w14:val="none"/>
          <w14:cntxtAlts w14:val="0"/>
        </w:rPr>
      </w:pPr>
      <w:r w:rsidRPr="00A04ED4">
        <w:t>4.2.</w:t>
      </w:r>
      <w:r w:rsidRPr="00A04ED4">
        <w:rPr>
          <w:rFonts w:eastAsiaTheme="minorEastAsia"/>
          <w:i w:val="0"/>
          <w:spacing w:val="0"/>
          <w:lang w:eastAsia="es-ES"/>
          <w14:ligatures w14:val="none"/>
          <w14:cntxtAlts w14:val="0"/>
        </w:rPr>
        <w:tab/>
      </w:r>
      <w:r w:rsidRPr="00A04ED4">
        <w:t>Consideraciones para el software</w:t>
      </w:r>
      <w:r w:rsidRPr="00A04ED4">
        <w:tab/>
      </w:r>
      <w:r w:rsidRPr="00A04ED4">
        <w:fldChar w:fldCharType="begin"/>
      </w:r>
      <w:r w:rsidRPr="00A04ED4">
        <w:instrText xml:space="preserve"> PAGEREF _Toc530679317 \h </w:instrText>
      </w:r>
      <w:r w:rsidRPr="00A04ED4">
        <w:fldChar w:fldCharType="separate"/>
      </w:r>
      <w:r w:rsidR="00F86991" w:rsidRPr="00A04ED4">
        <w:t>35</w:t>
      </w:r>
      <w:r w:rsidRPr="00A04ED4">
        <w:fldChar w:fldCharType="end"/>
      </w:r>
    </w:p>
    <w:p w14:paraId="20126D22" w14:textId="72B20358" w:rsidR="00713250" w:rsidRPr="00A04ED4" w:rsidRDefault="00713250">
      <w:pPr>
        <w:pStyle w:val="TDC1"/>
        <w:tabs>
          <w:tab w:val="right" w:pos="9338"/>
        </w:tabs>
        <w:rPr>
          <w:rFonts w:eastAsiaTheme="minorEastAsia"/>
          <w:b w:val="0"/>
          <w:spacing w:val="0"/>
          <w:lang w:eastAsia="es-ES"/>
          <w14:ligatures w14:val="none"/>
          <w14:cntxtAlts w14:val="0"/>
        </w:rPr>
      </w:pPr>
      <w:r w:rsidRPr="00A04ED4">
        <w:t>Referencias</w:t>
      </w:r>
      <w:r w:rsidRPr="00A04ED4">
        <w:tab/>
      </w:r>
      <w:r w:rsidRPr="00A04ED4">
        <w:fldChar w:fldCharType="begin"/>
      </w:r>
      <w:r w:rsidRPr="00A04ED4">
        <w:instrText xml:space="preserve"> PAGEREF _Toc530679318 \h </w:instrText>
      </w:r>
      <w:r w:rsidRPr="00A04ED4">
        <w:fldChar w:fldCharType="separate"/>
      </w:r>
      <w:r w:rsidR="00F86991" w:rsidRPr="00A04ED4">
        <w:t>35</w:t>
      </w:r>
      <w:r w:rsidRPr="00A04ED4">
        <w:fldChar w:fldCharType="end"/>
      </w:r>
    </w:p>
    <w:p w14:paraId="7DF1826C" w14:textId="0DD1D363" w:rsidR="00713250" w:rsidRPr="00A04ED4" w:rsidRDefault="00713250">
      <w:pPr>
        <w:pStyle w:val="TDC1"/>
        <w:tabs>
          <w:tab w:val="right" w:pos="9338"/>
        </w:tabs>
        <w:rPr>
          <w:rFonts w:eastAsiaTheme="minorEastAsia"/>
          <w:b w:val="0"/>
          <w:spacing w:val="0"/>
          <w:lang w:eastAsia="es-ES"/>
          <w14:ligatures w14:val="none"/>
          <w14:cntxtAlts w14:val="0"/>
        </w:rPr>
      </w:pPr>
      <w:r w:rsidRPr="00A04ED4">
        <w:t>Índice de Conceptos</w:t>
      </w:r>
      <w:r w:rsidRPr="00A04ED4">
        <w:tab/>
      </w:r>
      <w:r w:rsidRPr="00A04ED4">
        <w:fldChar w:fldCharType="begin"/>
      </w:r>
      <w:r w:rsidRPr="00A04ED4">
        <w:instrText xml:space="preserve"> PAGEREF _Toc530679319 \h </w:instrText>
      </w:r>
      <w:r w:rsidRPr="00A04ED4">
        <w:fldChar w:fldCharType="separate"/>
      </w:r>
      <w:r w:rsidR="00F86991" w:rsidRPr="00A04ED4">
        <w:t>36</w:t>
      </w:r>
      <w:r w:rsidRPr="00A04ED4">
        <w:fldChar w:fldCharType="end"/>
      </w:r>
    </w:p>
    <w:p w14:paraId="3525579B" w14:textId="3AF44579" w:rsidR="00713250" w:rsidRPr="00A04ED4" w:rsidRDefault="00713250">
      <w:pPr>
        <w:pStyle w:val="TDC1"/>
        <w:tabs>
          <w:tab w:val="right" w:pos="9338"/>
        </w:tabs>
        <w:rPr>
          <w:rFonts w:eastAsiaTheme="minorEastAsia"/>
          <w:b w:val="0"/>
          <w:spacing w:val="0"/>
          <w:lang w:eastAsia="es-ES"/>
          <w14:ligatures w14:val="none"/>
          <w14:cntxtAlts w14:val="0"/>
        </w:rPr>
      </w:pPr>
      <w:r w:rsidRPr="00A04ED4">
        <w:t>Glosario</w:t>
      </w:r>
      <w:r w:rsidRPr="00A04ED4">
        <w:tab/>
      </w:r>
      <w:r w:rsidRPr="00A04ED4">
        <w:fldChar w:fldCharType="begin"/>
      </w:r>
      <w:r w:rsidRPr="00A04ED4">
        <w:instrText xml:space="preserve"> PAGEREF _Toc530679320 \h </w:instrText>
      </w:r>
      <w:r w:rsidRPr="00A04ED4">
        <w:fldChar w:fldCharType="separate"/>
      </w:r>
      <w:r w:rsidR="00F86991" w:rsidRPr="00A04ED4">
        <w:t>38</w:t>
      </w:r>
      <w:r w:rsidRPr="00A04ED4">
        <w:fldChar w:fldCharType="end"/>
      </w:r>
    </w:p>
    <w:p w14:paraId="43AB39F9" w14:textId="5C4F8B82" w:rsidR="008F3F2E" w:rsidRPr="00A04ED4" w:rsidRDefault="00CC0F28" w:rsidP="00CC0F28">
      <w:pPr>
        <w:rPr>
          <w:szCs w:val="20"/>
        </w:rPr>
      </w:pPr>
      <w:r w:rsidRPr="00A04ED4">
        <w:rPr>
          <w:szCs w:val="20"/>
        </w:rPr>
        <w:fldChar w:fldCharType="end"/>
      </w:r>
    </w:p>
    <w:p w14:paraId="4C95AC36" w14:textId="450BA3CD" w:rsidR="00713250" w:rsidRPr="00A04ED4" w:rsidRDefault="00713250" w:rsidP="000C2A33"/>
    <w:p w14:paraId="3BB93488" w14:textId="21D5889D" w:rsidR="009C6297" w:rsidRPr="00A04ED4" w:rsidRDefault="009C6297" w:rsidP="009C6297">
      <w:pPr>
        <w:pStyle w:val="Ttulo1"/>
        <w:numPr>
          <w:ilvl w:val="0"/>
          <w:numId w:val="0"/>
        </w:numPr>
        <w:rPr>
          <w:rStyle w:val="Ttulo1Car"/>
          <w:b/>
          <w:smallCaps/>
        </w:rPr>
      </w:pPr>
      <w:bookmarkStart w:id="15" w:name="_Toc530480129"/>
      <w:bookmarkStart w:id="16" w:name="_Toc530679267"/>
      <w:r w:rsidRPr="00A04ED4">
        <w:rPr>
          <w:rStyle w:val="Ttulo1Car"/>
          <w:b/>
          <w:smallCaps/>
        </w:rPr>
        <w:lastRenderedPageBreak/>
        <w:t xml:space="preserve">Índice de </w:t>
      </w:r>
      <w:r w:rsidR="000B1CDF" w:rsidRPr="00A04ED4">
        <w:rPr>
          <w:rStyle w:val="Ttulo1Car"/>
          <w:b/>
          <w:smallCaps/>
        </w:rPr>
        <w:t>Tablas</w:t>
      </w:r>
      <w:bookmarkEnd w:id="15"/>
      <w:bookmarkEnd w:id="16"/>
      <w:r w:rsidR="00713250" w:rsidRPr="00A04ED4">
        <w:rPr>
          <w:rStyle w:val="Ttulo1Car"/>
          <w:b/>
          <w:smallCaps/>
        </w:rPr>
        <w:t xml:space="preserve"> e ilustraciones</w:t>
      </w:r>
    </w:p>
    <w:p w14:paraId="4B212504" w14:textId="77777777" w:rsidR="009C6297" w:rsidRPr="00A04ED4" w:rsidRDefault="009C6297" w:rsidP="009C6297">
      <w:pPr>
        <w:pStyle w:val="Tabladeilustraciones"/>
        <w:tabs>
          <w:tab w:val="right" w:leader="dot" w:pos="6794"/>
        </w:tabs>
      </w:pPr>
    </w:p>
    <w:p w14:paraId="5CB6FB61" w14:textId="77777777" w:rsidR="00713250" w:rsidRPr="00A04ED4" w:rsidRDefault="00713250" w:rsidP="00713250">
      <w:pPr>
        <w:widowControl/>
        <w:spacing w:before="0" w:after="200" w:line="276" w:lineRule="auto"/>
        <w:jc w:val="left"/>
      </w:pPr>
    </w:p>
    <w:p w14:paraId="72D6B238" w14:textId="285BB773" w:rsidR="00713250" w:rsidRPr="00A04ED4" w:rsidRDefault="00713250" w:rsidP="00713250">
      <w:pPr>
        <w:pStyle w:val="Tabladeilustraciones"/>
        <w:rPr>
          <w:rFonts w:asciiTheme="minorHAnsi" w:eastAsiaTheme="minorEastAsia" w:hAnsiTheme="minorHAnsi"/>
          <w:spacing w:val="0"/>
          <w:lang w:eastAsia="es-ES"/>
          <w14:ligatures w14:val="none"/>
          <w14:cntxtAlts w14:val="0"/>
        </w:rPr>
      </w:pPr>
      <w:r w:rsidRPr="00A04ED4">
        <w:fldChar w:fldCharType="begin"/>
      </w:r>
      <w:r w:rsidRPr="00A04ED4">
        <w:instrText xml:space="preserve"> TOC \h \z \c "Ilustración" </w:instrText>
      </w:r>
      <w:r w:rsidRPr="00A04ED4">
        <w:fldChar w:fldCharType="separate"/>
      </w:r>
      <w:hyperlink w:anchor="_Toc530679412" w:history="1">
        <w:r w:rsidRPr="00A04ED4">
          <w:rPr>
            <w:rStyle w:val="Hipervnculo"/>
          </w:rPr>
          <w:t>Ilustración 1. Esquema general del sistema</w:t>
        </w:r>
        <w:r w:rsidRPr="00A04ED4">
          <w:rPr>
            <w:webHidden/>
          </w:rPr>
          <w:tab/>
        </w:r>
        <w:r w:rsidRPr="00A04ED4">
          <w:rPr>
            <w:webHidden/>
          </w:rPr>
          <w:fldChar w:fldCharType="begin"/>
        </w:r>
        <w:r w:rsidRPr="00A04ED4">
          <w:rPr>
            <w:webHidden/>
          </w:rPr>
          <w:instrText xml:space="preserve"> PAGEREF _Toc530679412 \h </w:instrText>
        </w:r>
        <w:r w:rsidRPr="00A04ED4">
          <w:rPr>
            <w:webHidden/>
          </w:rPr>
        </w:r>
        <w:r w:rsidRPr="00A04ED4">
          <w:rPr>
            <w:webHidden/>
          </w:rPr>
          <w:fldChar w:fldCharType="separate"/>
        </w:r>
        <w:r w:rsidR="00F86991" w:rsidRPr="00A04ED4">
          <w:rPr>
            <w:webHidden/>
          </w:rPr>
          <w:t>1</w:t>
        </w:r>
        <w:r w:rsidRPr="00A04ED4">
          <w:rPr>
            <w:webHidden/>
          </w:rPr>
          <w:fldChar w:fldCharType="end"/>
        </w:r>
      </w:hyperlink>
    </w:p>
    <w:p w14:paraId="5195DB9A" w14:textId="31800375" w:rsidR="009C6297" w:rsidRPr="00A04ED4" w:rsidRDefault="00713250" w:rsidP="00713250">
      <w:r w:rsidRPr="00A04ED4">
        <w:fldChar w:fldCharType="end"/>
      </w:r>
    </w:p>
    <w:p w14:paraId="1995546D" w14:textId="5945867A" w:rsidR="000859A0" w:rsidRPr="00A04ED4" w:rsidRDefault="000859A0">
      <w:pPr>
        <w:pStyle w:val="Tabladeilustraciones"/>
        <w:rPr>
          <w:rFonts w:asciiTheme="minorHAnsi" w:eastAsiaTheme="minorEastAsia" w:hAnsiTheme="minorHAnsi"/>
          <w:spacing w:val="0"/>
          <w:lang w:eastAsia="es-ES"/>
          <w14:ligatures w14:val="none"/>
          <w14:cntxtAlts w14:val="0"/>
        </w:rPr>
      </w:pPr>
      <w:r w:rsidRPr="00A04ED4">
        <w:fldChar w:fldCharType="begin"/>
      </w:r>
      <w:r w:rsidRPr="00A04ED4">
        <w:instrText xml:space="preserve"> TOC \h \z \c "Table" </w:instrText>
      </w:r>
      <w:r w:rsidRPr="00A04ED4">
        <w:fldChar w:fldCharType="separate"/>
      </w:r>
      <w:hyperlink w:anchor="_Toc530481434" w:history="1">
        <w:r w:rsidRPr="00A04ED4">
          <w:rPr>
            <w:rStyle w:val="Hipervnculo"/>
          </w:rPr>
          <w:t>Table 1. BOM- Coste componentes que componen el sistema</w:t>
        </w:r>
        <w:r w:rsidRPr="00A04ED4">
          <w:rPr>
            <w:webHidden/>
          </w:rPr>
          <w:tab/>
        </w:r>
        <w:r w:rsidRPr="00A04ED4">
          <w:rPr>
            <w:webHidden/>
          </w:rPr>
          <w:fldChar w:fldCharType="begin"/>
        </w:r>
        <w:r w:rsidRPr="00A04ED4">
          <w:rPr>
            <w:webHidden/>
          </w:rPr>
          <w:instrText xml:space="preserve"> PAGEREF _Toc530481434 \h </w:instrText>
        </w:r>
        <w:r w:rsidRPr="00A04ED4">
          <w:rPr>
            <w:webHidden/>
          </w:rPr>
        </w:r>
        <w:r w:rsidRPr="00A04ED4">
          <w:rPr>
            <w:webHidden/>
          </w:rPr>
          <w:fldChar w:fldCharType="separate"/>
        </w:r>
        <w:r w:rsidR="00F86991" w:rsidRPr="00A04ED4">
          <w:rPr>
            <w:webHidden/>
          </w:rPr>
          <w:t>16</w:t>
        </w:r>
        <w:r w:rsidRPr="00A04ED4">
          <w:rPr>
            <w:webHidden/>
          </w:rPr>
          <w:fldChar w:fldCharType="end"/>
        </w:r>
      </w:hyperlink>
    </w:p>
    <w:p w14:paraId="4C78D5E7" w14:textId="5534914C" w:rsidR="00713250" w:rsidRPr="00A04ED4" w:rsidRDefault="000859A0" w:rsidP="00713250">
      <w:pPr>
        <w:widowControl/>
        <w:spacing w:before="0" w:after="200" w:line="276" w:lineRule="auto"/>
        <w:jc w:val="left"/>
      </w:pPr>
      <w:r w:rsidRPr="00A04ED4">
        <w:fldChar w:fldCharType="end"/>
      </w:r>
    </w:p>
    <w:p w14:paraId="17AE156C" w14:textId="5333A28D" w:rsidR="00DF5263" w:rsidRPr="00A04ED4" w:rsidRDefault="00DF5263" w:rsidP="009C6297">
      <w:pPr>
        <w:widowControl/>
        <w:spacing w:before="0" w:after="200" w:line="276" w:lineRule="auto"/>
        <w:jc w:val="left"/>
      </w:pPr>
    </w:p>
    <w:p w14:paraId="0C7880F1" w14:textId="77777777" w:rsidR="00DF5263" w:rsidRPr="00A04ED4" w:rsidRDefault="00DF5263" w:rsidP="009C6297">
      <w:pPr>
        <w:widowControl/>
        <w:spacing w:before="0" w:after="200" w:line="276" w:lineRule="auto"/>
        <w:jc w:val="left"/>
      </w:pPr>
    </w:p>
    <w:p w14:paraId="05F75394" w14:textId="77777777" w:rsidR="00DF5263" w:rsidRPr="00A04ED4" w:rsidRDefault="00DF5263" w:rsidP="009C6297">
      <w:pPr>
        <w:widowControl/>
        <w:spacing w:before="0" w:after="200" w:line="276" w:lineRule="auto"/>
        <w:jc w:val="left"/>
      </w:pPr>
    </w:p>
    <w:p w14:paraId="7C4E06D0" w14:textId="77777777" w:rsidR="00DF5263" w:rsidRPr="00A04ED4" w:rsidRDefault="00DF5263" w:rsidP="009C6297">
      <w:pPr>
        <w:widowControl/>
        <w:spacing w:before="0" w:after="200" w:line="276" w:lineRule="auto"/>
        <w:jc w:val="left"/>
      </w:pPr>
    </w:p>
    <w:p w14:paraId="586866A7" w14:textId="77777777" w:rsidR="00DF5263" w:rsidRPr="00A04ED4" w:rsidRDefault="00DF5263" w:rsidP="009C6297">
      <w:pPr>
        <w:widowControl/>
        <w:spacing w:before="0" w:after="200" w:line="276" w:lineRule="auto"/>
        <w:jc w:val="left"/>
      </w:pPr>
    </w:p>
    <w:p w14:paraId="3836EFB5" w14:textId="77777777" w:rsidR="00DF5263" w:rsidRPr="00A04ED4" w:rsidRDefault="00DF5263" w:rsidP="009C6297">
      <w:pPr>
        <w:widowControl/>
        <w:spacing w:before="0" w:after="200" w:line="276" w:lineRule="auto"/>
        <w:jc w:val="left"/>
      </w:pPr>
    </w:p>
    <w:p w14:paraId="2E96C0D5" w14:textId="77777777" w:rsidR="00DF5263" w:rsidRPr="00A04ED4" w:rsidRDefault="00DF5263" w:rsidP="009C6297">
      <w:pPr>
        <w:widowControl/>
        <w:spacing w:before="0" w:after="200" w:line="276" w:lineRule="auto"/>
        <w:jc w:val="left"/>
      </w:pPr>
    </w:p>
    <w:p w14:paraId="68706931" w14:textId="77777777" w:rsidR="00DF5263" w:rsidRPr="00A04ED4" w:rsidRDefault="00DF5263" w:rsidP="009C6297">
      <w:pPr>
        <w:widowControl/>
        <w:spacing w:before="0" w:after="200" w:line="276" w:lineRule="auto"/>
        <w:jc w:val="left"/>
      </w:pPr>
    </w:p>
    <w:p w14:paraId="3B807762" w14:textId="77777777" w:rsidR="00DF5263" w:rsidRPr="00A04ED4" w:rsidRDefault="00DF5263" w:rsidP="009C6297">
      <w:pPr>
        <w:widowControl/>
        <w:spacing w:before="0" w:after="200" w:line="276" w:lineRule="auto"/>
        <w:jc w:val="left"/>
      </w:pPr>
    </w:p>
    <w:p w14:paraId="4A70CABC" w14:textId="77777777" w:rsidR="00DF5263" w:rsidRPr="00A04ED4" w:rsidRDefault="00DF5263" w:rsidP="009C6297">
      <w:pPr>
        <w:widowControl/>
        <w:spacing w:before="0" w:after="200" w:line="276" w:lineRule="auto"/>
        <w:jc w:val="left"/>
      </w:pPr>
    </w:p>
    <w:p w14:paraId="641E69DB" w14:textId="77777777" w:rsidR="00DF5263" w:rsidRPr="00A04ED4" w:rsidRDefault="00DF5263" w:rsidP="009C6297">
      <w:pPr>
        <w:widowControl/>
        <w:spacing w:before="0" w:after="200" w:line="276" w:lineRule="auto"/>
        <w:jc w:val="left"/>
      </w:pPr>
    </w:p>
    <w:p w14:paraId="7DCFF569" w14:textId="77777777" w:rsidR="00DF5263" w:rsidRPr="00A04ED4" w:rsidRDefault="00DF5263" w:rsidP="009C6297">
      <w:pPr>
        <w:widowControl/>
        <w:spacing w:before="0" w:after="200" w:line="276" w:lineRule="auto"/>
        <w:jc w:val="left"/>
      </w:pPr>
    </w:p>
    <w:p w14:paraId="2E06AAD7" w14:textId="77777777" w:rsidR="00DF5263" w:rsidRPr="00A04ED4" w:rsidRDefault="00DF5263" w:rsidP="009C6297">
      <w:pPr>
        <w:widowControl/>
        <w:spacing w:before="0" w:after="200" w:line="276" w:lineRule="auto"/>
        <w:jc w:val="left"/>
      </w:pPr>
    </w:p>
    <w:p w14:paraId="50D4D0F2" w14:textId="77777777" w:rsidR="00DF5263" w:rsidRPr="00A04ED4" w:rsidRDefault="00DF5263" w:rsidP="009C6297">
      <w:pPr>
        <w:widowControl/>
        <w:spacing w:before="0" w:after="200" w:line="276" w:lineRule="auto"/>
        <w:jc w:val="left"/>
      </w:pPr>
    </w:p>
    <w:p w14:paraId="0F60C1C3" w14:textId="77777777" w:rsidR="00DF5263" w:rsidRPr="00A04ED4" w:rsidRDefault="00DF5263" w:rsidP="009C6297">
      <w:pPr>
        <w:widowControl/>
        <w:spacing w:before="0" w:after="200" w:line="276" w:lineRule="auto"/>
        <w:jc w:val="left"/>
      </w:pPr>
    </w:p>
    <w:p w14:paraId="0DF61442" w14:textId="77777777" w:rsidR="00DF5263" w:rsidRPr="00A04ED4" w:rsidRDefault="00DF5263" w:rsidP="009C6297">
      <w:pPr>
        <w:widowControl/>
        <w:spacing w:before="0" w:after="200" w:line="276" w:lineRule="auto"/>
        <w:jc w:val="left"/>
      </w:pPr>
    </w:p>
    <w:p w14:paraId="3473E738" w14:textId="77777777" w:rsidR="00DF5263" w:rsidRPr="00A04ED4" w:rsidRDefault="00DF5263" w:rsidP="009C6297">
      <w:pPr>
        <w:widowControl/>
        <w:spacing w:before="0" w:after="200" w:line="276" w:lineRule="auto"/>
        <w:jc w:val="left"/>
      </w:pPr>
    </w:p>
    <w:p w14:paraId="5D7A0E82" w14:textId="77777777" w:rsidR="00DF5263" w:rsidRPr="00A04ED4" w:rsidRDefault="00DF5263" w:rsidP="009C6297">
      <w:pPr>
        <w:widowControl/>
        <w:spacing w:before="0" w:after="200" w:line="276" w:lineRule="auto"/>
        <w:jc w:val="left"/>
      </w:pPr>
    </w:p>
    <w:p w14:paraId="2E8B6FCA" w14:textId="77777777" w:rsidR="00DF5263" w:rsidRPr="00A04ED4" w:rsidRDefault="00DF5263" w:rsidP="009C6297">
      <w:pPr>
        <w:widowControl/>
        <w:spacing w:before="0" w:after="200" w:line="276" w:lineRule="auto"/>
        <w:jc w:val="left"/>
      </w:pPr>
    </w:p>
    <w:p w14:paraId="364C54B3" w14:textId="77777777" w:rsidR="00DF5263" w:rsidRPr="00A04ED4" w:rsidRDefault="00DF5263" w:rsidP="009C6297">
      <w:pPr>
        <w:widowControl/>
        <w:spacing w:before="0" w:after="200" w:line="276" w:lineRule="auto"/>
        <w:jc w:val="left"/>
      </w:pPr>
    </w:p>
    <w:p w14:paraId="295A3956" w14:textId="77777777" w:rsidR="00DF5263" w:rsidRPr="00A04ED4" w:rsidRDefault="00DF5263" w:rsidP="009C6297">
      <w:pPr>
        <w:widowControl/>
        <w:spacing w:before="0" w:after="200" w:line="276" w:lineRule="auto"/>
        <w:jc w:val="left"/>
      </w:pPr>
    </w:p>
    <w:p w14:paraId="055657B6" w14:textId="77777777" w:rsidR="00DF5263" w:rsidRPr="00A04ED4" w:rsidRDefault="00DF5263" w:rsidP="009C6297">
      <w:pPr>
        <w:widowControl/>
        <w:spacing w:before="0" w:after="200" w:line="276" w:lineRule="auto"/>
        <w:jc w:val="left"/>
      </w:pPr>
    </w:p>
    <w:p w14:paraId="6BC5C2F4" w14:textId="2959B59F" w:rsidR="00DF5263" w:rsidRPr="00A04ED4" w:rsidRDefault="00DF5263" w:rsidP="009C6297">
      <w:pPr>
        <w:widowControl/>
        <w:spacing w:before="0" w:after="200" w:line="276" w:lineRule="auto"/>
        <w:jc w:val="left"/>
      </w:pPr>
    </w:p>
    <w:p w14:paraId="719950B4" w14:textId="29949394" w:rsidR="00713250" w:rsidRPr="00A04ED4" w:rsidRDefault="00713250" w:rsidP="009C6297">
      <w:pPr>
        <w:widowControl/>
        <w:spacing w:before="0" w:after="200" w:line="276" w:lineRule="auto"/>
        <w:jc w:val="left"/>
      </w:pPr>
    </w:p>
    <w:p w14:paraId="3365C4C5" w14:textId="673550D2" w:rsidR="00DF5263" w:rsidRPr="00A04ED4" w:rsidRDefault="00DF5263" w:rsidP="009C6297">
      <w:pPr>
        <w:widowControl/>
        <w:spacing w:before="0" w:after="200" w:line="276" w:lineRule="auto"/>
        <w:jc w:val="left"/>
      </w:pPr>
    </w:p>
    <w:p w14:paraId="0D4C1468" w14:textId="5AF757BA" w:rsidR="000B1CDF" w:rsidRPr="00A04ED4" w:rsidRDefault="000B1CDF" w:rsidP="000B1CDF">
      <w:pPr>
        <w:pStyle w:val="Ttulo1"/>
        <w:numPr>
          <w:ilvl w:val="0"/>
          <w:numId w:val="0"/>
        </w:numPr>
        <w:rPr>
          <w:rStyle w:val="Ttulo1Car"/>
          <w:b/>
          <w:smallCaps/>
        </w:rPr>
      </w:pPr>
      <w:bookmarkStart w:id="17" w:name="_Toc530480130"/>
      <w:bookmarkStart w:id="18" w:name="_Toc530679268"/>
      <w:r w:rsidRPr="00A04ED4">
        <w:rPr>
          <w:rStyle w:val="Ttulo1Car"/>
          <w:b/>
          <w:smallCaps/>
        </w:rPr>
        <w:t>Índice de Figuras</w:t>
      </w:r>
      <w:bookmarkEnd w:id="17"/>
      <w:bookmarkEnd w:id="18"/>
    </w:p>
    <w:p w14:paraId="347282AA" w14:textId="7C6DC9FB" w:rsidR="0031008F" w:rsidRPr="00A04ED4" w:rsidRDefault="0031008F">
      <w:pPr>
        <w:pStyle w:val="Tabladeilustraciones"/>
        <w:rPr>
          <w:rFonts w:asciiTheme="minorHAnsi" w:eastAsiaTheme="minorEastAsia" w:hAnsiTheme="minorHAnsi"/>
          <w:spacing w:val="0"/>
          <w:lang w:eastAsia="es-ES"/>
          <w14:ligatures w14:val="none"/>
          <w14:cntxtAlts w14:val="0"/>
        </w:rPr>
      </w:pPr>
      <w:r w:rsidRPr="00A04ED4">
        <w:fldChar w:fldCharType="begin"/>
      </w:r>
      <w:r w:rsidRPr="00A04ED4">
        <w:instrText xml:space="preserve"> TOC \h \z \c "Figure" </w:instrText>
      </w:r>
      <w:r w:rsidRPr="00A04ED4">
        <w:fldChar w:fldCharType="separate"/>
      </w:r>
      <w:hyperlink w:anchor="_Toc530480728" w:history="1">
        <w:r w:rsidRPr="00A04ED4">
          <w:rPr>
            <w:rStyle w:val="Hipervnculo"/>
          </w:rPr>
          <w:t>Figure 1.Placa de desarrollo Linkit Smart 7688 Duo</w:t>
        </w:r>
        <w:r w:rsidRPr="00A04ED4">
          <w:rPr>
            <w:webHidden/>
          </w:rPr>
          <w:tab/>
        </w:r>
        <w:r w:rsidRPr="00A04ED4">
          <w:rPr>
            <w:webHidden/>
          </w:rPr>
          <w:fldChar w:fldCharType="begin"/>
        </w:r>
        <w:r w:rsidRPr="00A04ED4">
          <w:rPr>
            <w:webHidden/>
          </w:rPr>
          <w:instrText xml:space="preserve"> PAGEREF _Toc530480728 \h </w:instrText>
        </w:r>
        <w:r w:rsidRPr="00A04ED4">
          <w:rPr>
            <w:webHidden/>
          </w:rPr>
        </w:r>
        <w:r w:rsidRPr="00A04ED4">
          <w:rPr>
            <w:webHidden/>
          </w:rPr>
          <w:fldChar w:fldCharType="separate"/>
        </w:r>
        <w:r w:rsidR="00F86991" w:rsidRPr="00A04ED4">
          <w:rPr>
            <w:webHidden/>
          </w:rPr>
          <w:t>11</w:t>
        </w:r>
        <w:r w:rsidRPr="00A04ED4">
          <w:rPr>
            <w:webHidden/>
          </w:rPr>
          <w:fldChar w:fldCharType="end"/>
        </w:r>
      </w:hyperlink>
    </w:p>
    <w:p w14:paraId="280B81D6" w14:textId="37D1915D" w:rsidR="0031008F" w:rsidRPr="00A04ED4" w:rsidRDefault="00E50419">
      <w:pPr>
        <w:pStyle w:val="Tabladeilustraciones"/>
        <w:rPr>
          <w:rFonts w:asciiTheme="minorHAnsi" w:eastAsiaTheme="minorEastAsia" w:hAnsiTheme="minorHAnsi"/>
          <w:spacing w:val="0"/>
          <w:lang w:eastAsia="es-ES"/>
          <w14:ligatures w14:val="none"/>
          <w14:cntxtAlts w14:val="0"/>
        </w:rPr>
      </w:pPr>
      <w:hyperlink w:anchor="_Toc530480729" w:history="1">
        <w:r w:rsidR="0031008F" w:rsidRPr="00A04ED4">
          <w:rPr>
            <w:rStyle w:val="Hipervnculo"/>
          </w:rPr>
          <w:t>Figure 2.</w:t>
        </w:r>
        <w:r w:rsidR="000859A0" w:rsidRPr="00A04ED4">
          <w:rPr>
            <w:rStyle w:val="Hipervnculo"/>
          </w:rPr>
          <w:t>Raspberry Pi3 Model b</w:t>
        </w:r>
        <w:r w:rsidR="0031008F" w:rsidRPr="00A04ED4">
          <w:rPr>
            <w:webHidden/>
          </w:rPr>
          <w:tab/>
        </w:r>
        <w:r w:rsidR="0031008F" w:rsidRPr="00A04ED4">
          <w:rPr>
            <w:webHidden/>
          </w:rPr>
          <w:fldChar w:fldCharType="begin"/>
        </w:r>
        <w:r w:rsidR="0031008F" w:rsidRPr="00A04ED4">
          <w:rPr>
            <w:webHidden/>
          </w:rPr>
          <w:instrText xml:space="preserve"> PAGEREF _Toc530480729 \h </w:instrText>
        </w:r>
        <w:r w:rsidR="0031008F" w:rsidRPr="00A04ED4">
          <w:rPr>
            <w:webHidden/>
          </w:rPr>
        </w:r>
        <w:r w:rsidR="0031008F" w:rsidRPr="00A04ED4">
          <w:rPr>
            <w:webHidden/>
          </w:rPr>
          <w:fldChar w:fldCharType="separate"/>
        </w:r>
        <w:r w:rsidR="00F86991" w:rsidRPr="00A04ED4">
          <w:rPr>
            <w:webHidden/>
          </w:rPr>
          <w:t>12</w:t>
        </w:r>
        <w:r w:rsidR="0031008F" w:rsidRPr="00A04ED4">
          <w:rPr>
            <w:webHidden/>
          </w:rPr>
          <w:fldChar w:fldCharType="end"/>
        </w:r>
      </w:hyperlink>
    </w:p>
    <w:p w14:paraId="5C80AC8E" w14:textId="26A15D11" w:rsidR="0031008F" w:rsidRPr="00A04ED4" w:rsidRDefault="00E50419">
      <w:pPr>
        <w:pStyle w:val="Tabladeilustraciones"/>
        <w:rPr>
          <w:rFonts w:asciiTheme="minorHAnsi" w:eastAsiaTheme="minorEastAsia" w:hAnsiTheme="minorHAnsi"/>
          <w:spacing w:val="0"/>
          <w:lang w:eastAsia="es-ES"/>
          <w14:ligatures w14:val="none"/>
          <w14:cntxtAlts w14:val="0"/>
        </w:rPr>
      </w:pPr>
      <w:hyperlink r:id="rId15" w:anchor="_Toc530480730" w:history="1">
        <w:r w:rsidR="0031008F" w:rsidRPr="00A04ED4">
          <w:rPr>
            <w:rStyle w:val="Hipervnculo"/>
          </w:rPr>
          <w:t>Figure 3</w:t>
        </w:r>
        <w:r w:rsidR="000859A0" w:rsidRPr="00A04ED4">
          <w:rPr>
            <w:rStyle w:val="Hipervnculo"/>
          </w:rPr>
          <w:t>.Sensor de Corriente SCT013</w:t>
        </w:r>
        <w:r w:rsidR="0031008F" w:rsidRPr="00A04ED4">
          <w:rPr>
            <w:webHidden/>
          </w:rPr>
          <w:tab/>
        </w:r>
        <w:r w:rsidR="0031008F" w:rsidRPr="00A04ED4">
          <w:rPr>
            <w:webHidden/>
          </w:rPr>
          <w:fldChar w:fldCharType="begin"/>
        </w:r>
        <w:r w:rsidR="0031008F" w:rsidRPr="00A04ED4">
          <w:rPr>
            <w:webHidden/>
          </w:rPr>
          <w:instrText xml:space="preserve"> PAGEREF _Toc530480730 \h </w:instrText>
        </w:r>
        <w:r w:rsidR="0031008F" w:rsidRPr="00A04ED4">
          <w:rPr>
            <w:webHidden/>
          </w:rPr>
        </w:r>
        <w:r w:rsidR="0031008F" w:rsidRPr="00A04ED4">
          <w:rPr>
            <w:webHidden/>
          </w:rPr>
          <w:fldChar w:fldCharType="separate"/>
        </w:r>
        <w:r w:rsidR="00F86991" w:rsidRPr="00A04ED4">
          <w:rPr>
            <w:webHidden/>
          </w:rPr>
          <w:t>13</w:t>
        </w:r>
        <w:r w:rsidR="0031008F" w:rsidRPr="00A04ED4">
          <w:rPr>
            <w:webHidden/>
          </w:rPr>
          <w:fldChar w:fldCharType="end"/>
        </w:r>
      </w:hyperlink>
    </w:p>
    <w:p w14:paraId="4F68BE2B" w14:textId="121EBE63" w:rsidR="0031008F" w:rsidRPr="00A04ED4" w:rsidRDefault="00E50419">
      <w:pPr>
        <w:pStyle w:val="Tabladeilustraciones"/>
        <w:rPr>
          <w:rFonts w:asciiTheme="minorHAnsi" w:eastAsiaTheme="minorEastAsia" w:hAnsiTheme="minorHAnsi"/>
          <w:spacing w:val="0"/>
          <w:lang w:eastAsia="es-ES"/>
          <w14:ligatures w14:val="none"/>
          <w14:cntxtAlts w14:val="0"/>
        </w:rPr>
      </w:pPr>
      <w:hyperlink w:anchor="_Toc530480731" w:history="1">
        <w:r w:rsidR="0031008F" w:rsidRPr="00A04ED4">
          <w:rPr>
            <w:rStyle w:val="Hipervnculo"/>
          </w:rPr>
          <w:t>Figure 4</w:t>
        </w:r>
        <w:r w:rsidR="000859A0" w:rsidRPr="00A04ED4">
          <w:rPr>
            <w:rStyle w:val="Hipervnculo"/>
          </w:rPr>
          <w:t>.Transformador AC/AC</w:t>
        </w:r>
        <w:r w:rsidR="0031008F" w:rsidRPr="00A04ED4">
          <w:rPr>
            <w:webHidden/>
          </w:rPr>
          <w:tab/>
        </w:r>
        <w:r w:rsidR="0031008F" w:rsidRPr="00A04ED4">
          <w:rPr>
            <w:webHidden/>
          </w:rPr>
          <w:fldChar w:fldCharType="begin"/>
        </w:r>
        <w:r w:rsidR="0031008F" w:rsidRPr="00A04ED4">
          <w:rPr>
            <w:webHidden/>
          </w:rPr>
          <w:instrText xml:space="preserve"> PAGEREF _Toc530480731 \h </w:instrText>
        </w:r>
        <w:r w:rsidR="0031008F" w:rsidRPr="00A04ED4">
          <w:rPr>
            <w:webHidden/>
          </w:rPr>
        </w:r>
        <w:r w:rsidR="0031008F" w:rsidRPr="00A04ED4">
          <w:rPr>
            <w:webHidden/>
          </w:rPr>
          <w:fldChar w:fldCharType="separate"/>
        </w:r>
        <w:r w:rsidR="00F86991" w:rsidRPr="00A04ED4">
          <w:rPr>
            <w:webHidden/>
          </w:rPr>
          <w:t>13</w:t>
        </w:r>
        <w:r w:rsidR="0031008F" w:rsidRPr="00A04ED4">
          <w:rPr>
            <w:webHidden/>
          </w:rPr>
          <w:fldChar w:fldCharType="end"/>
        </w:r>
      </w:hyperlink>
    </w:p>
    <w:p w14:paraId="005457C2" w14:textId="3A08A646" w:rsidR="0031008F" w:rsidRPr="00A04ED4" w:rsidRDefault="00E50419">
      <w:pPr>
        <w:pStyle w:val="Tabladeilustraciones"/>
        <w:rPr>
          <w:rFonts w:asciiTheme="minorHAnsi" w:eastAsiaTheme="minorEastAsia" w:hAnsiTheme="minorHAnsi"/>
          <w:spacing w:val="0"/>
          <w:lang w:eastAsia="es-ES"/>
          <w14:ligatures w14:val="none"/>
          <w14:cntxtAlts w14:val="0"/>
        </w:rPr>
      </w:pPr>
      <w:hyperlink w:anchor="_Toc530480732" w:history="1">
        <w:r w:rsidR="0031008F" w:rsidRPr="00A04ED4">
          <w:rPr>
            <w:rStyle w:val="Hipervnculo"/>
          </w:rPr>
          <w:t>Figure 5</w:t>
        </w:r>
        <w:r w:rsidR="000859A0" w:rsidRPr="00A04ED4">
          <w:rPr>
            <w:rStyle w:val="Hipervnculo"/>
          </w:rPr>
          <w:t>.Mini Transformador AC/AC PCB</w:t>
        </w:r>
        <w:r w:rsidR="0031008F" w:rsidRPr="00A04ED4">
          <w:rPr>
            <w:webHidden/>
          </w:rPr>
          <w:tab/>
        </w:r>
        <w:r w:rsidR="0031008F" w:rsidRPr="00A04ED4">
          <w:rPr>
            <w:webHidden/>
          </w:rPr>
          <w:fldChar w:fldCharType="begin"/>
        </w:r>
        <w:r w:rsidR="0031008F" w:rsidRPr="00A04ED4">
          <w:rPr>
            <w:webHidden/>
          </w:rPr>
          <w:instrText xml:space="preserve"> PAGEREF _Toc530480732 \h </w:instrText>
        </w:r>
        <w:r w:rsidR="0031008F" w:rsidRPr="00A04ED4">
          <w:rPr>
            <w:webHidden/>
          </w:rPr>
        </w:r>
        <w:r w:rsidR="0031008F" w:rsidRPr="00A04ED4">
          <w:rPr>
            <w:webHidden/>
          </w:rPr>
          <w:fldChar w:fldCharType="separate"/>
        </w:r>
        <w:r w:rsidR="00F86991" w:rsidRPr="00A04ED4">
          <w:rPr>
            <w:webHidden/>
          </w:rPr>
          <w:t>14</w:t>
        </w:r>
        <w:r w:rsidR="0031008F" w:rsidRPr="00A04ED4">
          <w:rPr>
            <w:webHidden/>
          </w:rPr>
          <w:fldChar w:fldCharType="end"/>
        </w:r>
      </w:hyperlink>
    </w:p>
    <w:p w14:paraId="3EB762AD" w14:textId="35C5E5E5" w:rsidR="0031008F" w:rsidRPr="00A04ED4" w:rsidRDefault="00E50419">
      <w:pPr>
        <w:pStyle w:val="Tabladeilustraciones"/>
        <w:rPr>
          <w:rFonts w:asciiTheme="minorHAnsi" w:eastAsiaTheme="minorEastAsia" w:hAnsiTheme="minorHAnsi"/>
          <w:spacing w:val="0"/>
          <w:lang w:eastAsia="es-ES"/>
          <w14:ligatures w14:val="none"/>
          <w14:cntxtAlts w14:val="0"/>
        </w:rPr>
      </w:pPr>
      <w:hyperlink w:anchor="_Toc530480733" w:history="1">
        <w:r w:rsidR="0031008F" w:rsidRPr="00A04ED4">
          <w:rPr>
            <w:rStyle w:val="Hipervnculo"/>
          </w:rPr>
          <w:t>Figure 6</w:t>
        </w:r>
        <w:r w:rsidR="000859A0" w:rsidRPr="00A04ED4">
          <w:rPr>
            <w:rStyle w:val="Hipervnculo"/>
          </w:rPr>
          <w:t>.Circuito OFFSET DC</w:t>
        </w:r>
        <w:r w:rsidR="0031008F" w:rsidRPr="00A04ED4">
          <w:rPr>
            <w:webHidden/>
          </w:rPr>
          <w:tab/>
        </w:r>
        <w:r w:rsidR="0031008F" w:rsidRPr="00A04ED4">
          <w:rPr>
            <w:webHidden/>
          </w:rPr>
          <w:fldChar w:fldCharType="begin"/>
        </w:r>
        <w:r w:rsidR="0031008F" w:rsidRPr="00A04ED4">
          <w:rPr>
            <w:webHidden/>
          </w:rPr>
          <w:instrText xml:space="preserve"> PAGEREF _Toc530480733 \h </w:instrText>
        </w:r>
        <w:r w:rsidR="0031008F" w:rsidRPr="00A04ED4">
          <w:rPr>
            <w:webHidden/>
          </w:rPr>
        </w:r>
        <w:r w:rsidR="0031008F" w:rsidRPr="00A04ED4">
          <w:rPr>
            <w:webHidden/>
          </w:rPr>
          <w:fldChar w:fldCharType="separate"/>
        </w:r>
        <w:r w:rsidR="00F86991" w:rsidRPr="00A04ED4">
          <w:rPr>
            <w:webHidden/>
          </w:rPr>
          <w:t>15</w:t>
        </w:r>
        <w:r w:rsidR="0031008F" w:rsidRPr="00A04ED4">
          <w:rPr>
            <w:webHidden/>
          </w:rPr>
          <w:fldChar w:fldCharType="end"/>
        </w:r>
      </w:hyperlink>
    </w:p>
    <w:p w14:paraId="1C515F58" w14:textId="2982EAE4" w:rsidR="0031008F" w:rsidRPr="00A04ED4" w:rsidRDefault="00E50419">
      <w:pPr>
        <w:pStyle w:val="Tabladeilustraciones"/>
        <w:rPr>
          <w:rFonts w:asciiTheme="minorHAnsi" w:eastAsiaTheme="minorEastAsia" w:hAnsiTheme="minorHAnsi"/>
          <w:spacing w:val="0"/>
          <w:lang w:eastAsia="es-ES"/>
          <w14:ligatures w14:val="none"/>
          <w14:cntxtAlts w14:val="0"/>
        </w:rPr>
      </w:pPr>
      <w:hyperlink w:anchor="_Toc530480734" w:history="1">
        <w:r w:rsidR="0031008F" w:rsidRPr="00A04ED4">
          <w:rPr>
            <w:rStyle w:val="Hipervnculo"/>
          </w:rPr>
          <w:t>Figure 7</w:t>
        </w:r>
        <w:r w:rsidR="000859A0" w:rsidRPr="00A04ED4">
          <w:rPr>
            <w:rStyle w:val="Hipervnculo"/>
          </w:rPr>
          <w:t>.Circuito divisor resistivo</w:t>
        </w:r>
        <w:r w:rsidR="0031008F" w:rsidRPr="00A04ED4">
          <w:rPr>
            <w:webHidden/>
          </w:rPr>
          <w:tab/>
        </w:r>
        <w:r w:rsidR="0031008F" w:rsidRPr="00A04ED4">
          <w:rPr>
            <w:webHidden/>
          </w:rPr>
          <w:fldChar w:fldCharType="begin"/>
        </w:r>
        <w:r w:rsidR="0031008F" w:rsidRPr="00A04ED4">
          <w:rPr>
            <w:webHidden/>
          </w:rPr>
          <w:instrText xml:space="preserve"> PAGEREF _Toc530480734 \h </w:instrText>
        </w:r>
        <w:r w:rsidR="0031008F" w:rsidRPr="00A04ED4">
          <w:rPr>
            <w:webHidden/>
          </w:rPr>
        </w:r>
        <w:r w:rsidR="0031008F" w:rsidRPr="00A04ED4">
          <w:rPr>
            <w:webHidden/>
          </w:rPr>
          <w:fldChar w:fldCharType="separate"/>
        </w:r>
        <w:r w:rsidR="00F86991" w:rsidRPr="00A04ED4">
          <w:rPr>
            <w:webHidden/>
          </w:rPr>
          <w:t>15</w:t>
        </w:r>
        <w:r w:rsidR="0031008F" w:rsidRPr="00A04ED4">
          <w:rPr>
            <w:webHidden/>
          </w:rPr>
          <w:fldChar w:fldCharType="end"/>
        </w:r>
      </w:hyperlink>
    </w:p>
    <w:p w14:paraId="78C36252" w14:textId="462010AE" w:rsidR="0031008F" w:rsidRPr="00A04ED4" w:rsidRDefault="00E50419">
      <w:pPr>
        <w:pStyle w:val="Tabladeilustraciones"/>
        <w:rPr>
          <w:rFonts w:asciiTheme="minorHAnsi" w:eastAsiaTheme="minorEastAsia" w:hAnsiTheme="minorHAnsi"/>
          <w:spacing w:val="0"/>
          <w:lang w:eastAsia="es-ES"/>
          <w14:ligatures w14:val="none"/>
          <w14:cntxtAlts w14:val="0"/>
        </w:rPr>
      </w:pPr>
      <w:hyperlink w:anchor="_Toc530480735" w:history="1">
        <w:r w:rsidR="0031008F" w:rsidRPr="00A04ED4">
          <w:rPr>
            <w:rStyle w:val="Hipervnculo"/>
          </w:rPr>
          <w:t>Figure 8</w:t>
        </w:r>
        <w:r w:rsidR="000859A0" w:rsidRPr="00A04ED4">
          <w:rPr>
            <w:rStyle w:val="Hipervnculo"/>
          </w:rPr>
          <w:t>.Funcion código .ino inicializa el ADC</w:t>
        </w:r>
        <w:r w:rsidR="0031008F" w:rsidRPr="00A04ED4">
          <w:rPr>
            <w:webHidden/>
          </w:rPr>
          <w:tab/>
        </w:r>
        <w:r w:rsidR="0031008F" w:rsidRPr="00A04ED4">
          <w:rPr>
            <w:webHidden/>
          </w:rPr>
          <w:fldChar w:fldCharType="begin"/>
        </w:r>
        <w:r w:rsidR="0031008F" w:rsidRPr="00A04ED4">
          <w:rPr>
            <w:webHidden/>
          </w:rPr>
          <w:instrText xml:space="preserve"> PAGEREF _Toc530480735 \h </w:instrText>
        </w:r>
        <w:r w:rsidR="0031008F" w:rsidRPr="00A04ED4">
          <w:rPr>
            <w:webHidden/>
          </w:rPr>
        </w:r>
        <w:r w:rsidR="0031008F" w:rsidRPr="00A04ED4">
          <w:rPr>
            <w:webHidden/>
          </w:rPr>
          <w:fldChar w:fldCharType="separate"/>
        </w:r>
        <w:r w:rsidR="00F86991" w:rsidRPr="00A04ED4">
          <w:rPr>
            <w:webHidden/>
          </w:rPr>
          <w:t>21</w:t>
        </w:r>
        <w:r w:rsidR="0031008F" w:rsidRPr="00A04ED4">
          <w:rPr>
            <w:webHidden/>
          </w:rPr>
          <w:fldChar w:fldCharType="end"/>
        </w:r>
      </w:hyperlink>
    </w:p>
    <w:p w14:paraId="7A9FDC32" w14:textId="6807884B" w:rsidR="0031008F" w:rsidRPr="00A04ED4" w:rsidRDefault="00E50419">
      <w:pPr>
        <w:pStyle w:val="Tabladeilustraciones"/>
        <w:rPr>
          <w:rFonts w:asciiTheme="minorHAnsi" w:eastAsiaTheme="minorEastAsia" w:hAnsiTheme="minorHAnsi"/>
          <w:spacing w:val="0"/>
          <w:lang w:eastAsia="es-ES"/>
          <w14:ligatures w14:val="none"/>
          <w14:cntxtAlts w14:val="0"/>
        </w:rPr>
      </w:pPr>
      <w:hyperlink w:anchor="_Toc530480736" w:history="1">
        <w:r w:rsidR="0031008F" w:rsidRPr="00A04ED4">
          <w:rPr>
            <w:rStyle w:val="Hipervnculo"/>
          </w:rPr>
          <w:t>Figure 9</w:t>
        </w:r>
        <w:r w:rsidR="000859A0" w:rsidRPr="00A04ED4">
          <w:rPr>
            <w:rStyle w:val="Hipervnculo"/>
          </w:rPr>
          <w:t>.Función código .ino inicializa el TIMER</w:t>
        </w:r>
        <w:r w:rsidR="0031008F" w:rsidRPr="00A04ED4">
          <w:rPr>
            <w:webHidden/>
          </w:rPr>
          <w:tab/>
        </w:r>
        <w:r w:rsidR="0031008F" w:rsidRPr="00A04ED4">
          <w:rPr>
            <w:webHidden/>
          </w:rPr>
          <w:fldChar w:fldCharType="begin"/>
        </w:r>
        <w:r w:rsidR="0031008F" w:rsidRPr="00A04ED4">
          <w:rPr>
            <w:webHidden/>
          </w:rPr>
          <w:instrText xml:space="preserve"> PAGEREF _Toc530480736 \h </w:instrText>
        </w:r>
        <w:r w:rsidR="0031008F" w:rsidRPr="00A04ED4">
          <w:rPr>
            <w:webHidden/>
          </w:rPr>
        </w:r>
        <w:r w:rsidR="0031008F" w:rsidRPr="00A04ED4">
          <w:rPr>
            <w:webHidden/>
          </w:rPr>
          <w:fldChar w:fldCharType="separate"/>
        </w:r>
        <w:r w:rsidR="00F86991" w:rsidRPr="00A04ED4">
          <w:rPr>
            <w:webHidden/>
          </w:rPr>
          <w:t>22</w:t>
        </w:r>
        <w:r w:rsidR="0031008F" w:rsidRPr="00A04ED4">
          <w:rPr>
            <w:webHidden/>
          </w:rPr>
          <w:fldChar w:fldCharType="end"/>
        </w:r>
      </w:hyperlink>
    </w:p>
    <w:p w14:paraId="61CF6678" w14:textId="3D74EAAE" w:rsidR="0031008F" w:rsidRPr="00A04ED4" w:rsidRDefault="00E50419">
      <w:pPr>
        <w:pStyle w:val="Tabladeilustraciones"/>
        <w:rPr>
          <w:rFonts w:asciiTheme="minorHAnsi" w:eastAsiaTheme="minorEastAsia" w:hAnsiTheme="minorHAnsi"/>
          <w:spacing w:val="0"/>
          <w:lang w:eastAsia="es-ES"/>
          <w14:ligatures w14:val="none"/>
          <w14:cntxtAlts w14:val="0"/>
        </w:rPr>
      </w:pPr>
      <w:hyperlink w:anchor="_Toc530480737" w:history="1">
        <w:r w:rsidR="0031008F" w:rsidRPr="00A04ED4">
          <w:rPr>
            <w:rStyle w:val="Hipervnculo"/>
          </w:rPr>
          <w:t>Figure 10</w:t>
        </w:r>
        <w:r w:rsidR="000859A0" w:rsidRPr="00A04ED4">
          <w:rPr>
            <w:rStyle w:val="Hipervnculo"/>
          </w:rPr>
          <w:t>.Función loop() del código gestiona la app dentro de la raspberry pi c++ (I)</w:t>
        </w:r>
        <w:r w:rsidR="0031008F" w:rsidRPr="00A04ED4">
          <w:rPr>
            <w:webHidden/>
          </w:rPr>
          <w:tab/>
        </w:r>
        <w:r w:rsidR="0031008F" w:rsidRPr="00A04ED4">
          <w:rPr>
            <w:webHidden/>
          </w:rPr>
          <w:fldChar w:fldCharType="begin"/>
        </w:r>
        <w:r w:rsidR="0031008F" w:rsidRPr="00A04ED4">
          <w:rPr>
            <w:webHidden/>
          </w:rPr>
          <w:instrText xml:space="preserve"> PAGEREF _Toc530480737 \h </w:instrText>
        </w:r>
        <w:r w:rsidR="0031008F" w:rsidRPr="00A04ED4">
          <w:rPr>
            <w:webHidden/>
          </w:rPr>
        </w:r>
        <w:r w:rsidR="0031008F" w:rsidRPr="00A04ED4">
          <w:rPr>
            <w:webHidden/>
          </w:rPr>
          <w:fldChar w:fldCharType="separate"/>
        </w:r>
        <w:r w:rsidR="00F86991" w:rsidRPr="00A04ED4">
          <w:rPr>
            <w:webHidden/>
          </w:rPr>
          <w:t>23</w:t>
        </w:r>
        <w:r w:rsidR="0031008F" w:rsidRPr="00A04ED4">
          <w:rPr>
            <w:webHidden/>
          </w:rPr>
          <w:fldChar w:fldCharType="end"/>
        </w:r>
      </w:hyperlink>
    </w:p>
    <w:p w14:paraId="6C9AF09E" w14:textId="655C2980" w:rsidR="0031008F" w:rsidRPr="00A04ED4" w:rsidRDefault="00E50419">
      <w:pPr>
        <w:pStyle w:val="Tabladeilustraciones"/>
        <w:rPr>
          <w:rFonts w:asciiTheme="minorHAnsi" w:eastAsiaTheme="minorEastAsia" w:hAnsiTheme="minorHAnsi"/>
          <w:spacing w:val="0"/>
          <w:lang w:eastAsia="es-ES"/>
          <w14:ligatures w14:val="none"/>
          <w14:cntxtAlts w14:val="0"/>
        </w:rPr>
      </w:pPr>
      <w:hyperlink w:anchor="_Toc530480738" w:history="1">
        <w:r w:rsidR="0031008F" w:rsidRPr="00A04ED4">
          <w:rPr>
            <w:rStyle w:val="Hipervnculo"/>
          </w:rPr>
          <w:t>Figure 11</w:t>
        </w:r>
        <w:r w:rsidR="000859A0" w:rsidRPr="00A04ED4">
          <w:rPr>
            <w:rStyle w:val="Hipervnculo"/>
          </w:rPr>
          <w:t>.Función loop() del código gestiona la app dentro de la raspberry pi c++ (II)</w:t>
        </w:r>
        <w:r w:rsidR="0031008F" w:rsidRPr="00A04ED4">
          <w:rPr>
            <w:webHidden/>
          </w:rPr>
          <w:tab/>
        </w:r>
        <w:r w:rsidR="0031008F" w:rsidRPr="00A04ED4">
          <w:rPr>
            <w:webHidden/>
          </w:rPr>
          <w:fldChar w:fldCharType="begin"/>
        </w:r>
        <w:r w:rsidR="0031008F" w:rsidRPr="00A04ED4">
          <w:rPr>
            <w:webHidden/>
          </w:rPr>
          <w:instrText xml:space="preserve"> PAGEREF _Toc530480738 \h </w:instrText>
        </w:r>
        <w:r w:rsidR="0031008F" w:rsidRPr="00A04ED4">
          <w:rPr>
            <w:webHidden/>
          </w:rPr>
        </w:r>
        <w:r w:rsidR="0031008F" w:rsidRPr="00A04ED4">
          <w:rPr>
            <w:webHidden/>
          </w:rPr>
          <w:fldChar w:fldCharType="separate"/>
        </w:r>
        <w:r w:rsidR="00F86991" w:rsidRPr="00A04ED4">
          <w:rPr>
            <w:webHidden/>
          </w:rPr>
          <w:t>24</w:t>
        </w:r>
        <w:r w:rsidR="0031008F" w:rsidRPr="00A04ED4">
          <w:rPr>
            <w:webHidden/>
          </w:rPr>
          <w:fldChar w:fldCharType="end"/>
        </w:r>
      </w:hyperlink>
    </w:p>
    <w:p w14:paraId="0F0DD43D" w14:textId="6DB63277" w:rsidR="0031008F" w:rsidRPr="00A04ED4" w:rsidRDefault="00E50419">
      <w:pPr>
        <w:pStyle w:val="Tabladeilustraciones"/>
        <w:rPr>
          <w:rFonts w:asciiTheme="minorHAnsi" w:eastAsiaTheme="minorEastAsia" w:hAnsiTheme="minorHAnsi"/>
          <w:spacing w:val="0"/>
          <w:lang w:eastAsia="es-ES"/>
          <w14:ligatures w14:val="none"/>
          <w14:cntxtAlts w14:val="0"/>
        </w:rPr>
      </w:pPr>
      <w:hyperlink w:anchor="_Toc530480739" w:history="1">
        <w:r w:rsidR="0031008F" w:rsidRPr="00A04ED4">
          <w:rPr>
            <w:rStyle w:val="Hipervnculo"/>
          </w:rPr>
          <w:t>Figure 12</w:t>
        </w:r>
        <w:r w:rsidR="000859A0" w:rsidRPr="00A04ED4">
          <w:rPr>
            <w:rStyle w:val="Hipervnculo"/>
          </w:rPr>
          <w:t>.App Blynk Android (I)</w:t>
        </w:r>
        <w:r w:rsidR="0031008F" w:rsidRPr="00A04ED4">
          <w:rPr>
            <w:webHidden/>
          </w:rPr>
          <w:tab/>
        </w:r>
        <w:r w:rsidR="0031008F" w:rsidRPr="00A04ED4">
          <w:rPr>
            <w:webHidden/>
          </w:rPr>
          <w:fldChar w:fldCharType="begin"/>
        </w:r>
        <w:r w:rsidR="0031008F" w:rsidRPr="00A04ED4">
          <w:rPr>
            <w:webHidden/>
          </w:rPr>
          <w:instrText xml:space="preserve"> PAGEREF _Toc530480739 \h </w:instrText>
        </w:r>
        <w:r w:rsidR="0031008F" w:rsidRPr="00A04ED4">
          <w:rPr>
            <w:webHidden/>
          </w:rPr>
        </w:r>
        <w:r w:rsidR="0031008F" w:rsidRPr="00A04ED4">
          <w:rPr>
            <w:webHidden/>
          </w:rPr>
          <w:fldChar w:fldCharType="separate"/>
        </w:r>
        <w:r w:rsidR="00F86991" w:rsidRPr="00A04ED4">
          <w:rPr>
            <w:webHidden/>
          </w:rPr>
          <w:t>25</w:t>
        </w:r>
        <w:r w:rsidR="0031008F" w:rsidRPr="00A04ED4">
          <w:rPr>
            <w:webHidden/>
          </w:rPr>
          <w:fldChar w:fldCharType="end"/>
        </w:r>
      </w:hyperlink>
    </w:p>
    <w:p w14:paraId="2093DEEF" w14:textId="7AEF3936" w:rsidR="0031008F" w:rsidRPr="00A04ED4" w:rsidRDefault="00E50419">
      <w:pPr>
        <w:pStyle w:val="Tabladeilustraciones"/>
        <w:rPr>
          <w:rFonts w:asciiTheme="minorHAnsi" w:eastAsiaTheme="minorEastAsia" w:hAnsiTheme="minorHAnsi"/>
          <w:spacing w:val="0"/>
          <w:lang w:eastAsia="es-ES"/>
          <w14:ligatures w14:val="none"/>
          <w14:cntxtAlts w14:val="0"/>
        </w:rPr>
      </w:pPr>
      <w:hyperlink w:anchor="_Toc530480740" w:history="1">
        <w:r w:rsidR="0031008F" w:rsidRPr="00A04ED4">
          <w:rPr>
            <w:rStyle w:val="Hipervnculo"/>
          </w:rPr>
          <w:t>Figure 13</w:t>
        </w:r>
        <w:r w:rsidR="000859A0" w:rsidRPr="00A04ED4">
          <w:rPr>
            <w:rStyle w:val="Hipervnculo"/>
          </w:rPr>
          <w:t>.App Blynk Android (II)</w:t>
        </w:r>
        <w:r w:rsidR="0031008F" w:rsidRPr="00A04ED4">
          <w:rPr>
            <w:webHidden/>
          </w:rPr>
          <w:tab/>
        </w:r>
        <w:r w:rsidR="0031008F" w:rsidRPr="00A04ED4">
          <w:rPr>
            <w:webHidden/>
          </w:rPr>
          <w:fldChar w:fldCharType="begin"/>
        </w:r>
        <w:r w:rsidR="0031008F" w:rsidRPr="00A04ED4">
          <w:rPr>
            <w:webHidden/>
          </w:rPr>
          <w:instrText xml:space="preserve"> PAGEREF _Toc530480740 \h </w:instrText>
        </w:r>
        <w:r w:rsidR="0031008F" w:rsidRPr="00A04ED4">
          <w:rPr>
            <w:webHidden/>
          </w:rPr>
        </w:r>
        <w:r w:rsidR="0031008F" w:rsidRPr="00A04ED4">
          <w:rPr>
            <w:webHidden/>
          </w:rPr>
          <w:fldChar w:fldCharType="separate"/>
        </w:r>
        <w:r w:rsidR="00F86991" w:rsidRPr="00A04ED4">
          <w:rPr>
            <w:webHidden/>
          </w:rPr>
          <w:t>26</w:t>
        </w:r>
        <w:r w:rsidR="0031008F" w:rsidRPr="00A04ED4">
          <w:rPr>
            <w:webHidden/>
          </w:rPr>
          <w:fldChar w:fldCharType="end"/>
        </w:r>
      </w:hyperlink>
    </w:p>
    <w:p w14:paraId="63DC4832" w14:textId="3A73BC35" w:rsidR="0031008F" w:rsidRPr="00A04ED4" w:rsidRDefault="00E50419">
      <w:pPr>
        <w:pStyle w:val="Tabladeilustraciones"/>
        <w:rPr>
          <w:rFonts w:asciiTheme="minorHAnsi" w:eastAsiaTheme="minorEastAsia" w:hAnsiTheme="minorHAnsi"/>
          <w:spacing w:val="0"/>
          <w:lang w:eastAsia="es-ES"/>
          <w14:ligatures w14:val="none"/>
          <w14:cntxtAlts w14:val="0"/>
        </w:rPr>
      </w:pPr>
      <w:hyperlink w:anchor="_Toc530480741" w:history="1">
        <w:r w:rsidR="0031008F" w:rsidRPr="00A04ED4">
          <w:rPr>
            <w:rStyle w:val="Hipervnculo"/>
          </w:rPr>
          <w:t>Figure 14</w:t>
        </w:r>
        <w:r w:rsidR="000859A0" w:rsidRPr="00A04ED4">
          <w:rPr>
            <w:rStyle w:val="Hipervnculo"/>
          </w:rPr>
          <w:t>.App Blynk Android (III)</w:t>
        </w:r>
        <w:r w:rsidR="0031008F" w:rsidRPr="00A04ED4">
          <w:rPr>
            <w:webHidden/>
          </w:rPr>
          <w:tab/>
        </w:r>
        <w:r w:rsidR="0031008F" w:rsidRPr="00A04ED4">
          <w:rPr>
            <w:webHidden/>
          </w:rPr>
          <w:fldChar w:fldCharType="begin"/>
        </w:r>
        <w:r w:rsidR="0031008F" w:rsidRPr="00A04ED4">
          <w:rPr>
            <w:webHidden/>
          </w:rPr>
          <w:instrText xml:space="preserve"> PAGEREF _Toc530480741 \h </w:instrText>
        </w:r>
        <w:r w:rsidR="0031008F" w:rsidRPr="00A04ED4">
          <w:rPr>
            <w:webHidden/>
          </w:rPr>
        </w:r>
        <w:r w:rsidR="0031008F" w:rsidRPr="00A04ED4">
          <w:rPr>
            <w:webHidden/>
          </w:rPr>
          <w:fldChar w:fldCharType="separate"/>
        </w:r>
        <w:r w:rsidR="00F86991" w:rsidRPr="00A04ED4">
          <w:rPr>
            <w:webHidden/>
          </w:rPr>
          <w:t>26</w:t>
        </w:r>
        <w:r w:rsidR="0031008F" w:rsidRPr="00A04ED4">
          <w:rPr>
            <w:webHidden/>
          </w:rPr>
          <w:fldChar w:fldCharType="end"/>
        </w:r>
      </w:hyperlink>
    </w:p>
    <w:p w14:paraId="14CA8A0C" w14:textId="21653129" w:rsidR="0031008F" w:rsidRPr="00A04ED4" w:rsidRDefault="00E50419">
      <w:pPr>
        <w:pStyle w:val="Tabladeilustraciones"/>
        <w:rPr>
          <w:rFonts w:asciiTheme="minorHAnsi" w:eastAsiaTheme="minorEastAsia" w:hAnsiTheme="minorHAnsi"/>
          <w:spacing w:val="0"/>
          <w:lang w:eastAsia="es-ES"/>
          <w14:ligatures w14:val="none"/>
          <w14:cntxtAlts w14:val="0"/>
        </w:rPr>
      </w:pPr>
      <w:hyperlink w:anchor="_Toc530480742" w:history="1">
        <w:r w:rsidR="0031008F" w:rsidRPr="00A04ED4">
          <w:rPr>
            <w:rStyle w:val="Hipervnculo"/>
          </w:rPr>
          <w:t>Figure 15</w:t>
        </w:r>
        <w:r w:rsidR="000859A0" w:rsidRPr="00A04ED4">
          <w:rPr>
            <w:rStyle w:val="Hipervnculo"/>
          </w:rPr>
          <w:t>.App Blynk Android (IV)</w:t>
        </w:r>
        <w:r w:rsidR="0031008F" w:rsidRPr="00A04ED4">
          <w:rPr>
            <w:webHidden/>
          </w:rPr>
          <w:tab/>
        </w:r>
        <w:r w:rsidR="0031008F" w:rsidRPr="00A04ED4">
          <w:rPr>
            <w:webHidden/>
          </w:rPr>
          <w:fldChar w:fldCharType="begin"/>
        </w:r>
        <w:r w:rsidR="0031008F" w:rsidRPr="00A04ED4">
          <w:rPr>
            <w:webHidden/>
          </w:rPr>
          <w:instrText xml:space="preserve"> PAGEREF _Toc530480742 \h </w:instrText>
        </w:r>
        <w:r w:rsidR="0031008F" w:rsidRPr="00A04ED4">
          <w:rPr>
            <w:webHidden/>
          </w:rPr>
        </w:r>
        <w:r w:rsidR="0031008F" w:rsidRPr="00A04ED4">
          <w:rPr>
            <w:webHidden/>
          </w:rPr>
          <w:fldChar w:fldCharType="separate"/>
        </w:r>
        <w:r w:rsidR="00F86991" w:rsidRPr="00A04ED4">
          <w:rPr>
            <w:webHidden/>
          </w:rPr>
          <w:t>27</w:t>
        </w:r>
        <w:r w:rsidR="0031008F" w:rsidRPr="00A04ED4">
          <w:rPr>
            <w:webHidden/>
          </w:rPr>
          <w:fldChar w:fldCharType="end"/>
        </w:r>
      </w:hyperlink>
    </w:p>
    <w:p w14:paraId="68E9CE01" w14:textId="3E07EC9E" w:rsidR="000F71CF" w:rsidRPr="00A04ED4" w:rsidRDefault="00E50419" w:rsidP="000F71CF">
      <w:pPr>
        <w:pStyle w:val="Tabladeilustraciones"/>
      </w:pPr>
      <w:hyperlink w:anchor="_Toc530480743" w:history="1">
        <w:r w:rsidR="0031008F" w:rsidRPr="00A04ED4">
          <w:rPr>
            <w:rStyle w:val="Hipervnculo"/>
          </w:rPr>
          <w:t>Figure 16</w:t>
        </w:r>
        <w:r w:rsidR="000859A0" w:rsidRPr="00A04ED4">
          <w:rPr>
            <w:rStyle w:val="Hipervnculo"/>
          </w:rPr>
          <w:t>.Port Forwarding</w:t>
        </w:r>
        <w:r w:rsidR="0031008F" w:rsidRPr="00A04ED4">
          <w:rPr>
            <w:webHidden/>
          </w:rPr>
          <w:tab/>
        </w:r>
        <w:r w:rsidR="0031008F" w:rsidRPr="00A04ED4">
          <w:rPr>
            <w:webHidden/>
          </w:rPr>
          <w:fldChar w:fldCharType="begin"/>
        </w:r>
        <w:r w:rsidR="0031008F" w:rsidRPr="00A04ED4">
          <w:rPr>
            <w:webHidden/>
          </w:rPr>
          <w:instrText xml:space="preserve"> PAGEREF _Toc530480743 \h </w:instrText>
        </w:r>
        <w:r w:rsidR="0031008F" w:rsidRPr="00A04ED4">
          <w:rPr>
            <w:webHidden/>
          </w:rPr>
        </w:r>
        <w:r w:rsidR="0031008F" w:rsidRPr="00A04ED4">
          <w:rPr>
            <w:webHidden/>
          </w:rPr>
          <w:fldChar w:fldCharType="separate"/>
        </w:r>
        <w:r w:rsidR="00F86991" w:rsidRPr="00A04ED4">
          <w:rPr>
            <w:webHidden/>
          </w:rPr>
          <w:t>28</w:t>
        </w:r>
        <w:r w:rsidR="0031008F" w:rsidRPr="00A04ED4">
          <w:rPr>
            <w:webHidden/>
          </w:rPr>
          <w:fldChar w:fldCharType="end"/>
        </w:r>
      </w:hyperlink>
    </w:p>
    <w:p w14:paraId="67EE3801" w14:textId="04C52DBE" w:rsidR="0031008F" w:rsidRPr="00A04ED4" w:rsidRDefault="00E50419">
      <w:pPr>
        <w:pStyle w:val="Tabladeilustraciones"/>
        <w:rPr>
          <w:rFonts w:asciiTheme="minorHAnsi" w:eastAsiaTheme="minorEastAsia" w:hAnsiTheme="minorHAnsi"/>
          <w:spacing w:val="0"/>
          <w:lang w:eastAsia="es-ES"/>
          <w14:ligatures w14:val="none"/>
          <w14:cntxtAlts w14:val="0"/>
        </w:rPr>
      </w:pPr>
      <w:hyperlink w:anchor="_Toc530480744" w:history="1">
        <w:r w:rsidR="0031008F" w:rsidRPr="00A04ED4">
          <w:rPr>
            <w:rStyle w:val="Hipervnculo"/>
          </w:rPr>
          <w:t>Figure 17</w:t>
        </w:r>
        <w:r w:rsidR="000859A0" w:rsidRPr="00A04ED4">
          <w:rPr>
            <w:rStyle w:val="Hipervnculo"/>
          </w:rPr>
          <w:t>.Tabla de datos Mysql</w:t>
        </w:r>
        <w:r w:rsidR="0031008F" w:rsidRPr="00A04ED4">
          <w:rPr>
            <w:webHidden/>
          </w:rPr>
          <w:tab/>
        </w:r>
        <w:r w:rsidR="0031008F" w:rsidRPr="00A04ED4">
          <w:rPr>
            <w:webHidden/>
          </w:rPr>
          <w:fldChar w:fldCharType="begin"/>
        </w:r>
        <w:r w:rsidR="0031008F" w:rsidRPr="00A04ED4">
          <w:rPr>
            <w:webHidden/>
          </w:rPr>
          <w:instrText xml:space="preserve"> PAGEREF _Toc530480744 \h </w:instrText>
        </w:r>
        <w:r w:rsidR="0031008F" w:rsidRPr="00A04ED4">
          <w:rPr>
            <w:webHidden/>
          </w:rPr>
        </w:r>
        <w:r w:rsidR="0031008F" w:rsidRPr="00A04ED4">
          <w:rPr>
            <w:webHidden/>
          </w:rPr>
          <w:fldChar w:fldCharType="separate"/>
        </w:r>
        <w:r w:rsidR="00F86991" w:rsidRPr="00A04ED4">
          <w:rPr>
            <w:webHidden/>
          </w:rPr>
          <w:t>33</w:t>
        </w:r>
        <w:r w:rsidR="0031008F" w:rsidRPr="00A04ED4">
          <w:rPr>
            <w:webHidden/>
          </w:rPr>
          <w:fldChar w:fldCharType="end"/>
        </w:r>
      </w:hyperlink>
    </w:p>
    <w:p w14:paraId="38E77ECB" w14:textId="7828025E" w:rsidR="0031008F" w:rsidRPr="00A04ED4" w:rsidRDefault="00E50419">
      <w:pPr>
        <w:pStyle w:val="Tabladeilustraciones"/>
        <w:rPr>
          <w:rFonts w:asciiTheme="minorHAnsi" w:eastAsiaTheme="minorEastAsia" w:hAnsiTheme="minorHAnsi"/>
          <w:spacing w:val="0"/>
          <w:lang w:eastAsia="es-ES"/>
          <w14:ligatures w14:val="none"/>
          <w14:cntxtAlts w14:val="0"/>
        </w:rPr>
      </w:pPr>
      <w:hyperlink w:anchor="_Toc530480745" w:history="1">
        <w:r w:rsidR="0031008F" w:rsidRPr="00A04ED4">
          <w:rPr>
            <w:rStyle w:val="Hipervnculo"/>
          </w:rPr>
          <w:t>Figure 18</w:t>
        </w:r>
        <w:r w:rsidR="000859A0" w:rsidRPr="00A04ED4">
          <w:rPr>
            <w:rStyle w:val="Hipervnculo"/>
          </w:rPr>
          <w:t>.Rango de Potencias a contratar dentro de Fenie Energia</w:t>
        </w:r>
        <w:r w:rsidR="0031008F" w:rsidRPr="00A04ED4">
          <w:rPr>
            <w:webHidden/>
          </w:rPr>
          <w:tab/>
        </w:r>
        <w:r w:rsidR="0031008F" w:rsidRPr="00A04ED4">
          <w:rPr>
            <w:webHidden/>
          </w:rPr>
          <w:fldChar w:fldCharType="begin"/>
        </w:r>
        <w:r w:rsidR="0031008F" w:rsidRPr="00A04ED4">
          <w:rPr>
            <w:webHidden/>
          </w:rPr>
          <w:instrText xml:space="preserve"> PAGEREF _Toc530480745 \h </w:instrText>
        </w:r>
        <w:r w:rsidR="0031008F" w:rsidRPr="00A04ED4">
          <w:rPr>
            <w:webHidden/>
          </w:rPr>
        </w:r>
        <w:r w:rsidR="0031008F" w:rsidRPr="00A04ED4">
          <w:rPr>
            <w:webHidden/>
          </w:rPr>
          <w:fldChar w:fldCharType="separate"/>
        </w:r>
        <w:r w:rsidR="00F86991" w:rsidRPr="00A04ED4">
          <w:rPr>
            <w:webHidden/>
          </w:rPr>
          <w:t>33</w:t>
        </w:r>
        <w:r w:rsidR="0031008F" w:rsidRPr="00A04ED4">
          <w:rPr>
            <w:webHidden/>
          </w:rPr>
          <w:fldChar w:fldCharType="end"/>
        </w:r>
      </w:hyperlink>
    </w:p>
    <w:p w14:paraId="23F7F1F6" w14:textId="59AE2C22" w:rsidR="0031008F" w:rsidRPr="00A04ED4" w:rsidRDefault="00E50419">
      <w:pPr>
        <w:pStyle w:val="Tabladeilustraciones"/>
        <w:rPr>
          <w:rFonts w:asciiTheme="minorHAnsi" w:eastAsiaTheme="minorEastAsia" w:hAnsiTheme="minorHAnsi"/>
          <w:spacing w:val="0"/>
          <w:lang w:eastAsia="es-ES"/>
          <w14:ligatures w14:val="none"/>
          <w14:cntxtAlts w14:val="0"/>
        </w:rPr>
      </w:pPr>
      <w:hyperlink w:anchor="_Toc530480746" w:history="1">
        <w:r w:rsidR="0031008F" w:rsidRPr="00A04ED4">
          <w:rPr>
            <w:rStyle w:val="Hipervnculo"/>
          </w:rPr>
          <w:t>Figure 19</w:t>
        </w:r>
        <w:r w:rsidR="000859A0" w:rsidRPr="00A04ED4">
          <w:rPr>
            <w:rStyle w:val="Hipervnculo"/>
          </w:rPr>
          <w:t>.Test peticion GET al servidor</w:t>
        </w:r>
        <w:r w:rsidR="0031008F" w:rsidRPr="00A04ED4">
          <w:rPr>
            <w:webHidden/>
          </w:rPr>
          <w:tab/>
        </w:r>
        <w:r w:rsidR="0031008F" w:rsidRPr="00A04ED4">
          <w:rPr>
            <w:webHidden/>
          </w:rPr>
          <w:fldChar w:fldCharType="begin"/>
        </w:r>
        <w:r w:rsidR="0031008F" w:rsidRPr="00A04ED4">
          <w:rPr>
            <w:webHidden/>
          </w:rPr>
          <w:instrText xml:space="preserve"> PAGEREF _Toc530480746 \h </w:instrText>
        </w:r>
        <w:r w:rsidR="0031008F" w:rsidRPr="00A04ED4">
          <w:rPr>
            <w:webHidden/>
          </w:rPr>
        </w:r>
        <w:r w:rsidR="0031008F" w:rsidRPr="00A04ED4">
          <w:rPr>
            <w:webHidden/>
          </w:rPr>
          <w:fldChar w:fldCharType="separate"/>
        </w:r>
        <w:r w:rsidR="00F86991" w:rsidRPr="00A04ED4">
          <w:rPr>
            <w:webHidden/>
          </w:rPr>
          <w:t>34</w:t>
        </w:r>
        <w:r w:rsidR="0031008F" w:rsidRPr="00A04ED4">
          <w:rPr>
            <w:webHidden/>
          </w:rPr>
          <w:fldChar w:fldCharType="end"/>
        </w:r>
      </w:hyperlink>
    </w:p>
    <w:p w14:paraId="3BA39DD5" w14:textId="3883DE1F" w:rsidR="00713250" w:rsidRPr="00A04ED4" w:rsidRDefault="0031008F" w:rsidP="00713250">
      <w:pPr>
        <w:pStyle w:val="Tabladeilustraciones"/>
        <w:tabs>
          <w:tab w:val="right" w:leader="dot" w:pos="6794"/>
        </w:tabs>
      </w:pPr>
      <w:r w:rsidRPr="00A04ED4">
        <w:fldChar w:fldCharType="end"/>
      </w:r>
    </w:p>
    <w:p w14:paraId="239E2099" w14:textId="0EEAC71A" w:rsidR="00713250" w:rsidRPr="00A04ED4" w:rsidRDefault="00713250" w:rsidP="00713250"/>
    <w:p w14:paraId="5FE4F84D" w14:textId="77777777" w:rsidR="00713250" w:rsidRPr="00A04ED4" w:rsidRDefault="00713250" w:rsidP="00713250"/>
    <w:p w14:paraId="2D122167" w14:textId="77777777" w:rsidR="000B1CDF" w:rsidRPr="00A04ED4" w:rsidRDefault="000B1CDF" w:rsidP="000B1CDF"/>
    <w:p w14:paraId="222A3314" w14:textId="412D8B93" w:rsidR="000B1CDF" w:rsidRPr="00A04ED4" w:rsidRDefault="000B1CDF" w:rsidP="000B1CDF">
      <w:pPr>
        <w:widowControl/>
        <w:spacing w:before="0" w:after="200" w:line="276" w:lineRule="auto"/>
        <w:jc w:val="left"/>
      </w:pPr>
    </w:p>
    <w:p w14:paraId="4346BC90" w14:textId="77777777" w:rsidR="00DF5263" w:rsidRPr="00A04ED4" w:rsidRDefault="00DF5263" w:rsidP="000B1CDF">
      <w:pPr>
        <w:widowControl/>
        <w:spacing w:before="0" w:after="200" w:line="276" w:lineRule="auto"/>
        <w:jc w:val="left"/>
      </w:pPr>
    </w:p>
    <w:p w14:paraId="0BBCC2D9" w14:textId="77777777" w:rsidR="00DF5263" w:rsidRPr="00A04ED4" w:rsidRDefault="00DF5263" w:rsidP="000B1CDF">
      <w:pPr>
        <w:widowControl/>
        <w:spacing w:before="0" w:after="200" w:line="276" w:lineRule="auto"/>
        <w:jc w:val="left"/>
      </w:pPr>
    </w:p>
    <w:p w14:paraId="638BACD6" w14:textId="77777777" w:rsidR="00DF5263" w:rsidRPr="00A04ED4" w:rsidRDefault="00DF5263" w:rsidP="000B1CDF">
      <w:pPr>
        <w:widowControl/>
        <w:spacing w:before="0" w:after="200" w:line="276" w:lineRule="auto"/>
        <w:jc w:val="left"/>
      </w:pPr>
    </w:p>
    <w:p w14:paraId="00727BD1" w14:textId="77777777" w:rsidR="00DF5263" w:rsidRPr="00A04ED4" w:rsidRDefault="00DF5263" w:rsidP="000B1CDF">
      <w:pPr>
        <w:widowControl/>
        <w:spacing w:before="0" w:after="200" w:line="276" w:lineRule="auto"/>
        <w:jc w:val="left"/>
      </w:pPr>
    </w:p>
    <w:p w14:paraId="4304ADE2" w14:textId="77777777" w:rsidR="00DF5263" w:rsidRPr="00A04ED4" w:rsidRDefault="00DF5263" w:rsidP="000B1CDF">
      <w:pPr>
        <w:widowControl/>
        <w:spacing w:before="0" w:after="200" w:line="276" w:lineRule="auto"/>
        <w:jc w:val="left"/>
      </w:pPr>
    </w:p>
    <w:p w14:paraId="258F9058" w14:textId="77777777" w:rsidR="00DF5263" w:rsidRPr="00A04ED4" w:rsidRDefault="00DF5263" w:rsidP="000B1CDF">
      <w:pPr>
        <w:widowControl/>
        <w:spacing w:before="0" w:after="200" w:line="276" w:lineRule="auto"/>
        <w:jc w:val="left"/>
      </w:pPr>
    </w:p>
    <w:p w14:paraId="0FA14BB9" w14:textId="77777777" w:rsidR="00DF5263" w:rsidRPr="00A04ED4" w:rsidRDefault="00DF5263" w:rsidP="000B1CDF">
      <w:pPr>
        <w:widowControl/>
        <w:spacing w:before="0" w:after="200" w:line="276" w:lineRule="auto"/>
        <w:jc w:val="left"/>
      </w:pPr>
    </w:p>
    <w:p w14:paraId="39E2C42F" w14:textId="77777777" w:rsidR="00DF5263" w:rsidRPr="00A04ED4" w:rsidRDefault="00DF5263" w:rsidP="000B1CDF">
      <w:pPr>
        <w:widowControl/>
        <w:spacing w:before="0" w:after="200" w:line="276" w:lineRule="auto"/>
        <w:jc w:val="left"/>
      </w:pPr>
    </w:p>
    <w:p w14:paraId="4B8D1FF5" w14:textId="77777777" w:rsidR="00DF5263" w:rsidRPr="00A04ED4" w:rsidRDefault="00DF5263" w:rsidP="000B1CDF">
      <w:pPr>
        <w:widowControl/>
        <w:spacing w:before="0" w:after="200" w:line="276" w:lineRule="auto"/>
        <w:jc w:val="left"/>
      </w:pPr>
    </w:p>
    <w:p w14:paraId="000FCE87" w14:textId="77777777" w:rsidR="00DF5263" w:rsidRPr="00A04ED4" w:rsidRDefault="00DF5263" w:rsidP="000B1CDF">
      <w:pPr>
        <w:widowControl/>
        <w:spacing w:before="0" w:after="200" w:line="276" w:lineRule="auto"/>
        <w:jc w:val="left"/>
      </w:pPr>
    </w:p>
    <w:p w14:paraId="7972C052" w14:textId="77777777" w:rsidR="00DF5263" w:rsidRPr="00A04ED4" w:rsidRDefault="00DF5263" w:rsidP="000B1CDF">
      <w:pPr>
        <w:widowControl/>
        <w:spacing w:before="0" w:after="200" w:line="276" w:lineRule="auto"/>
        <w:jc w:val="left"/>
      </w:pPr>
    </w:p>
    <w:p w14:paraId="4248FB3B" w14:textId="77777777" w:rsidR="00DF5263" w:rsidRPr="00A04ED4" w:rsidRDefault="00DF5263" w:rsidP="000B1CDF">
      <w:pPr>
        <w:widowControl/>
        <w:spacing w:before="0" w:after="200" w:line="276" w:lineRule="auto"/>
        <w:jc w:val="left"/>
      </w:pPr>
    </w:p>
    <w:p w14:paraId="04DAEE37" w14:textId="77777777" w:rsidR="00DF5263" w:rsidRPr="00A04ED4" w:rsidRDefault="00DF5263" w:rsidP="000B1CDF">
      <w:pPr>
        <w:widowControl/>
        <w:spacing w:before="0" w:after="200" w:line="276" w:lineRule="auto"/>
        <w:jc w:val="left"/>
      </w:pPr>
    </w:p>
    <w:p w14:paraId="5DF1570C" w14:textId="77777777" w:rsidR="00DF5263" w:rsidRPr="00A04ED4" w:rsidRDefault="00DF5263" w:rsidP="000B1CDF">
      <w:pPr>
        <w:widowControl/>
        <w:spacing w:before="0" w:after="200" w:line="276" w:lineRule="auto"/>
        <w:jc w:val="left"/>
      </w:pPr>
    </w:p>
    <w:p w14:paraId="0EA54180" w14:textId="77777777" w:rsidR="00DF5263" w:rsidRPr="00A04ED4" w:rsidRDefault="00DF5263" w:rsidP="000B1CDF">
      <w:pPr>
        <w:widowControl/>
        <w:spacing w:before="0" w:after="200" w:line="276" w:lineRule="auto"/>
        <w:jc w:val="left"/>
      </w:pPr>
    </w:p>
    <w:p w14:paraId="74CE92AE" w14:textId="77777777" w:rsidR="00DF5263" w:rsidRPr="00A04ED4" w:rsidRDefault="00DF5263" w:rsidP="000B1CDF">
      <w:pPr>
        <w:widowControl/>
        <w:spacing w:before="0" w:after="200" w:line="276" w:lineRule="auto"/>
        <w:jc w:val="left"/>
      </w:pPr>
    </w:p>
    <w:p w14:paraId="33DE0C7B" w14:textId="77777777" w:rsidR="00DF5263" w:rsidRPr="00A04ED4" w:rsidRDefault="00DF5263" w:rsidP="000B1CDF">
      <w:pPr>
        <w:widowControl/>
        <w:spacing w:before="0" w:after="200" w:line="276" w:lineRule="auto"/>
        <w:jc w:val="left"/>
      </w:pPr>
    </w:p>
    <w:p w14:paraId="68919A7B" w14:textId="77777777" w:rsidR="00DF5263" w:rsidRPr="00A04ED4" w:rsidRDefault="00DF5263" w:rsidP="000B1CDF">
      <w:pPr>
        <w:widowControl/>
        <w:spacing w:before="0" w:after="200" w:line="276" w:lineRule="auto"/>
        <w:jc w:val="left"/>
      </w:pPr>
    </w:p>
    <w:p w14:paraId="34E04BAF" w14:textId="77777777" w:rsidR="00DF5263" w:rsidRPr="00A04ED4" w:rsidRDefault="00DF5263" w:rsidP="000B1CDF">
      <w:pPr>
        <w:widowControl/>
        <w:spacing w:before="0" w:after="200" w:line="276" w:lineRule="auto"/>
        <w:jc w:val="left"/>
      </w:pPr>
    </w:p>
    <w:p w14:paraId="1BC43ABD" w14:textId="77777777" w:rsidR="00DF5263" w:rsidRPr="00A04ED4" w:rsidRDefault="00DF5263" w:rsidP="000B1CDF">
      <w:pPr>
        <w:widowControl/>
        <w:spacing w:before="0" w:after="200" w:line="276" w:lineRule="auto"/>
        <w:jc w:val="left"/>
      </w:pPr>
    </w:p>
    <w:p w14:paraId="520E270C" w14:textId="77777777" w:rsidR="00DF5263" w:rsidRPr="00A04ED4" w:rsidRDefault="00DF5263" w:rsidP="000B1CDF">
      <w:pPr>
        <w:widowControl/>
        <w:spacing w:before="0" w:after="200" w:line="276" w:lineRule="auto"/>
        <w:jc w:val="left"/>
      </w:pPr>
    </w:p>
    <w:p w14:paraId="03FCCEA8" w14:textId="77777777" w:rsidR="00DF5263" w:rsidRPr="00A04ED4" w:rsidRDefault="00DF5263" w:rsidP="000B1CDF">
      <w:pPr>
        <w:widowControl/>
        <w:spacing w:before="0" w:after="200" w:line="276" w:lineRule="auto"/>
        <w:jc w:val="left"/>
      </w:pPr>
    </w:p>
    <w:p w14:paraId="1490A799" w14:textId="77777777" w:rsidR="00DF5263" w:rsidRPr="00A04ED4" w:rsidRDefault="00DF5263" w:rsidP="000B1CDF">
      <w:pPr>
        <w:widowControl/>
        <w:spacing w:before="0" w:after="200" w:line="276" w:lineRule="auto"/>
        <w:jc w:val="left"/>
      </w:pPr>
    </w:p>
    <w:p w14:paraId="0C7A64A3" w14:textId="77777777" w:rsidR="00DF5263" w:rsidRPr="00A04ED4" w:rsidRDefault="00DF5263" w:rsidP="000B1CDF">
      <w:pPr>
        <w:widowControl/>
        <w:spacing w:before="0" w:after="200" w:line="276" w:lineRule="auto"/>
        <w:jc w:val="left"/>
      </w:pPr>
    </w:p>
    <w:p w14:paraId="4E7382B4" w14:textId="77777777" w:rsidR="00DF5263" w:rsidRPr="00A04ED4" w:rsidRDefault="00DF5263" w:rsidP="000B1CDF">
      <w:pPr>
        <w:widowControl/>
        <w:spacing w:before="0" w:after="200" w:line="276" w:lineRule="auto"/>
        <w:jc w:val="left"/>
      </w:pPr>
    </w:p>
    <w:p w14:paraId="406A03CA" w14:textId="77777777" w:rsidR="00DF5263" w:rsidRPr="00A04ED4" w:rsidRDefault="00DF5263" w:rsidP="000B1CDF">
      <w:pPr>
        <w:widowControl/>
        <w:spacing w:before="0" w:after="200" w:line="276" w:lineRule="auto"/>
        <w:jc w:val="left"/>
      </w:pPr>
    </w:p>
    <w:p w14:paraId="3E203267" w14:textId="77777777" w:rsidR="00DF5263" w:rsidRPr="00A04ED4" w:rsidRDefault="00DF5263" w:rsidP="000B1CDF">
      <w:pPr>
        <w:widowControl/>
        <w:spacing w:before="0" w:after="200" w:line="276" w:lineRule="auto"/>
        <w:jc w:val="left"/>
      </w:pPr>
    </w:p>
    <w:p w14:paraId="743A60F9" w14:textId="77777777" w:rsidR="00DF5263" w:rsidRPr="00A04ED4" w:rsidRDefault="00DF5263" w:rsidP="000B1CDF">
      <w:pPr>
        <w:widowControl/>
        <w:spacing w:before="0" w:after="200" w:line="276" w:lineRule="auto"/>
        <w:jc w:val="left"/>
      </w:pPr>
    </w:p>
    <w:p w14:paraId="7EA71C33" w14:textId="77777777" w:rsidR="00DF5263" w:rsidRPr="00A04ED4" w:rsidRDefault="00DF5263" w:rsidP="000B1CDF">
      <w:pPr>
        <w:widowControl/>
        <w:spacing w:before="0" w:after="200" w:line="276" w:lineRule="auto"/>
        <w:jc w:val="left"/>
      </w:pPr>
    </w:p>
    <w:p w14:paraId="6BF1D885" w14:textId="77777777" w:rsidR="00DF5263" w:rsidRPr="00A04ED4" w:rsidRDefault="00DF5263" w:rsidP="000B1CDF">
      <w:pPr>
        <w:widowControl/>
        <w:spacing w:before="0" w:after="200" w:line="276" w:lineRule="auto"/>
        <w:jc w:val="left"/>
      </w:pPr>
    </w:p>
    <w:p w14:paraId="380C5A3B" w14:textId="77777777" w:rsidR="00DF5263" w:rsidRPr="00A04ED4" w:rsidRDefault="00DF5263" w:rsidP="000B1CDF">
      <w:pPr>
        <w:widowControl/>
        <w:spacing w:before="0" w:after="200" w:line="276" w:lineRule="auto"/>
        <w:jc w:val="left"/>
      </w:pPr>
    </w:p>
    <w:p w14:paraId="4CEE6346" w14:textId="77777777" w:rsidR="00DF5263" w:rsidRPr="00A04ED4" w:rsidRDefault="00DF5263" w:rsidP="000B1CDF">
      <w:pPr>
        <w:widowControl/>
        <w:spacing w:before="0" w:after="200" w:line="276" w:lineRule="auto"/>
        <w:jc w:val="left"/>
      </w:pPr>
    </w:p>
    <w:p w14:paraId="70634619" w14:textId="77777777" w:rsidR="00DF5263" w:rsidRPr="00A04ED4" w:rsidRDefault="00DF5263" w:rsidP="000B1CDF">
      <w:pPr>
        <w:widowControl/>
        <w:spacing w:before="0" w:after="200" w:line="276" w:lineRule="auto"/>
        <w:jc w:val="left"/>
      </w:pPr>
    </w:p>
    <w:p w14:paraId="2B852CD6" w14:textId="77777777" w:rsidR="00DF5263" w:rsidRPr="00A04ED4" w:rsidRDefault="00DF5263" w:rsidP="000B1CDF">
      <w:pPr>
        <w:widowControl/>
        <w:spacing w:before="0" w:after="200" w:line="276" w:lineRule="auto"/>
        <w:jc w:val="left"/>
      </w:pPr>
    </w:p>
    <w:p w14:paraId="2F15DC0B" w14:textId="77777777" w:rsidR="00DF5263" w:rsidRPr="00A04ED4" w:rsidRDefault="00DF5263" w:rsidP="000B1CDF">
      <w:pPr>
        <w:widowControl/>
        <w:spacing w:before="0" w:after="200" w:line="276" w:lineRule="auto"/>
        <w:jc w:val="left"/>
      </w:pPr>
    </w:p>
    <w:p w14:paraId="74A764B7" w14:textId="77777777" w:rsidR="00DF5263" w:rsidRPr="00A04ED4" w:rsidRDefault="00DF5263" w:rsidP="000B1CDF">
      <w:pPr>
        <w:widowControl/>
        <w:spacing w:before="0" w:after="200" w:line="276" w:lineRule="auto"/>
        <w:jc w:val="left"/>
      </w:pPr>
    </w:p>
    <w:p w14:paraId="54CFAEB3" w14:textId="77777777" w:rsidR="00DF5263" w:rsidRPr="00A04ED4" w:rsidRDefault="00DF5263" w:rsidP="000B1CDF">
      <w:pPr>
        <w:widowControl/>
        <w:spacing w:before="0" w:after="200" w:line="276" w:lineRule="auto"/>
        <w:jc w:val="left"/>
      </w:pPr>
    </w:p>
    <w:p w14:paraId="3E6DEA5C" w14:textId="77777777" w:rsidR="00DF5263" w:rsidRPr="00A04ED4" w:rsidRDefault="00DF5263" w:rsidP="000B1CDF">
      <w:pPr>
        <w:widowControl/>
        <w:spacing w:before="0" w:after="200" w:line="276" w:lineRule="auto"/>
        <w:jc w:val="left"/>
      </w:pPr>
    </w:p>
    <w:p w14:paraId="19C4A364" w14:textId="77777777" w:rsidR="00DF5263" w:rsidRPr="00A04ED4" w:rsidRDefault="00DF5263" w:rsidP="000B1CDF">
      <w:pPr>
        <w:widowControl/>
        <w:spacing w:before="0" w:after="200" w:line="276" w:lineRule="auto"/>
        <w:jc w:val="left"/>
      </w:pPr>
    </w:p>
    <w:p w14:paraId="27BCF03F" w14:textId="77777777" w:rsidR="00DF5263" w:rsidRPr="00A04ED4" w:rsidRDefault="00DF5263" w:rsidP="000B1CDF">
      <w:pPr>
        <w:widowControl/>
        <w:spacing w:before="0" w:after="200" w:line="276" w:lineRule="auto"/>
        <w:jc w:val="left"/>
      </w:pPr>
    </w:p>
    <w:p w14:paraId="3171341E" w14:textId="622A0ACA" w:rsidR="00DF5263" w:rsidRPr="00A04ED4" w:rsidRDefault="00DF5263" w:rsidP="000B1CDF">
      <w:pPr>
        <w:widowControl/>
        <w:spacing w:before="0" w:after="200" w:line="276" w:lineRule="auto"/>
        <w:jc w:val="left"/>
      </w:pPr>
    </w:p>
    <w:p w14:paraId="4A0AC01F" w14:textId="77777777" w:rsidR="000C377B" w:rsidRPr="00A04ED4" w:rsidRDefault="000C377B" w:rsidP="00087CE5">
      <w:pPr>
        <w:pStyle w:val="otrotitu"/>
      </w:pPr>
      <w:bookmarkStart w:id="19" w:name="_Toc229935386"/>
      <w:bookmarkStart w:id="20" w:name="_Toc229935583"/>
      <w:bookmarkStart w:id="21" w:name="_Toc530480131"/>
      <w:bookmarkStart w:id="22" w:name="_Toc530679269"/>
      <w:r w:rsidRPr="00A04ED4">
        <w:t>Notación</w:t>
      </w:r>
      <w:bookmarkEnd w:id="19"/>
      <w:bookmarkEnd w:id="20"/>
      <w:bookmarkEnd w:id="21"/>
      <w:bookmarkEnd w:id="22"/>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7080"/>
      </w:tblGrid>
      <w:tr w:rsidR="000C377B" w:rsidRPr="00A04ED4" w14:paraId="1846BD28" w14:textId="77777777" w:rsidTr="00031605">
        <w:trPr>
          <w:trHeight w:val="57"/>
        </w:trPr>
        <w:tc>
          <w:tcPr>
            <w:tcW w:w="1213" w:type="pct"/>
          </w:tcPr>
          <w:p w14:paraId="094C218C" w14:textId="77777777" w:rsidR="000C377B" w:rsidRPr="00A04ED4" w:rsidRDefault="000C377B" w:rsidP="00031605">
            <w:pPr>
              <w:spacing w:before="0" w:after="60"/>
            </w:pPr>
            <w:r w:rsidRPr="00A04ED4">
              <w:rPr>
                <w:rFonts w:eastAsia="Calibri"/>
              </w:rPr>
              <w:t>A</w:t>
            </w:r>
            <w:r w:rsidRPr="00A04ED4">
              <w:rPr>
                <w:rFonts w:eastAsia="Calibri"/>
                <w:vertAlign w:val="superscript"/>
              </w:rPr>
              <w:t>*</w:t>
            </w:r>
          </w:p>
        </w:tc>
        <w:tc>
          <w:tcPr>
            <w:tcW w:w="3787" w:type="pct"/>
          </w:tcPr>
          <w:p w14:paraId="48AFB886" w14:textId="77777777" w:rsidR="000C377B" w:rsidRPr="00A04ED4" w:rsidRDefault="000C377B" w:rsidP="00031605">
            <w:pPr>
              <w:spacing w:before="0" w:after="60"/>
            </w:pPr>
            <w:r w:rsidRPr="00A04ED4">
              <w:t>Conjugado</w:t>
            </w:r>
          </w:p>
        </w:tc>
      </w:tr>
      <w:tr w:rsidR="000C377B" w:rsidRPr="00A04ED4" w14:paraId="5A02DADA" w14:textId="77777777" w:rsidTr="00031605">
        <w:trPr>
          <w:trHeight w:val="78"/>
        </w:trPr>
        <w:tc>
          <w:tcPr>
            <w:tcW w:w="1213" w:type="pct"/>
          </w:tcPr>
          <w:p w14:paraId="6CD35E27" w14:textId="77777777" w:rsidR="000C377B" w:rsidRPr="00A04ED4" w:rsidRDefault="000C377B" w:rsidP="00031605">
            <w:pPr>
              <w:spacing w:before="0" w:after="60"/>
            </w:pPr>
            <w:r w:rsidRPr="00A04ED4">
              <w:t>c.t.p.</w:t>
            </w:r>
          </w:p>
        </w:tc>
        <w:tc>
          <w:tcPr>
            <w:tcW w:w="3787" w:type="pct"/>
          </w:tcPr>
          <w:p w14:paraId="03CFE7F9" w14:textId="77777777" w:rsidR="000C377B" w:rsidRPr="00A04ED4" w:rsidRDefault="000C377B" w:rsidP="00031605">
            <w:pPr>
              <w:spacing w:before="0" w:after="60"/>
            </w:pPr>
            <w:r w:rsidRPr="00A04ED4">
              <w:t>En casi todos los puntos</w:t>
            </w:r>
          </w:p>
        </w:tc>
      </w:tr>
      <w:tr w:rsidR="000C377B" w:rsidRPr="00A04ED4" w14:paraId="11FFA7EE" w14:textId="77777777" w:rsidTr="00031605">
        <w:trPr>
          <w:trHeight w:val="57"/>
        </w:trPr>
        <w:tc>
          <w:tcPr>
            <w:tcW w:w="1213" w:type="pct"/>
          </w:tcPr>
          <w:p w14:paraId="3A92BB28" w14:textId="77777777" w:rsidR="000C377B" w:rsidRPr="00A04ED4" w:rsidRDefault="000C377B" w:rsidP="00031605">
            <w:pPr>
              <w:spacing w:before="0" w:after="60"/>
            </w:pPr>
            <w:r w:rsidRPr="00A04ED4">
              <w:t>c.q.d.</w:t>
            </w:r>
          </w:p>
        </w:tc>
        <w:tc>
          <w:tcPr>
            <w:tcW w:w="3787" w:type="pct"/>
          </w:tcPr>
          <w:p w14:paraId="2A22BED5" w14:textId="77777777" w:rsidR="000C377B" w:rsidRPr="00A04ED4" w:rsidRDefault="000C377B" w:rsidP="00031605">
            <w:pPr>
              <w:spacing w:before="0" w:after="60"/>
            </w:pPr>
            <w:r w:rsidRPr="00A04ED4">
              <w:t>Como queríamos demostrar</w:t>
            </w:r>
          </w:p>
        </w:tc>
      </w:tr>
      <w:tr w:rsidR="000C377B" w:rsidRPr="00A04ED4" w14:paraId="14B06432" w14:textId="77777777" w:rsidTr="00031605">
        <w:trPr>
          <w:trHeight w:val="57"/>
        </w:trPr>
        <w:tc>
          <w:tcPr>
            <w:tcW w:w="1213" w:type="pct"/>
          </w:tcPr>
          <w:p w14:paraId="17DA11EE" w14:textId="77777777" w:rsidR="000C377B" w:rsidRPr="00A04ED4" w:rsidRDefault="000C377B" w:rsidP="00031605">
            <w:pPr>
              <w:spacing w:before="0" w:after="60"/>
              <w:jc w:val="left"/>
            </w:pPr>
            <w:r w:rsidRPr="00A04ED4">
              <w:rPr>
                <w:rFonts w:ascii="Cambria Math" w:hAnsi="Cambria Math"/>
              </w:rPr>
              <w:t>∎</w:t>
            </w:r>
          </w:p>
        </w:tc>
        <w:tc>
          <w:tcPr>
            <w:tcW w:w="3787" w:type="pct"/>
          </w:tcPr>
          <w:p w14:paraId="23EEA158" w14:textId="77777777" w:rsidR="000C377B" w:rsidRPr="00A04ED4" w:rsidRDefault="000C377B" w:rsidP="00031605">
            <w:pPr>
              <w:spacing w:before="0" w:after="60"/>
            </w:pPr>
            <w:r w:rsidRPr="00A04ED4">
              <w:t>Como queríamos demostrar</w:t>
            </w:r>
          </w:p>
        </w:tc>
      </w:tr>
      <w:tr w:rsidR="000C377B" w:rsidRPr="00A04ED4" w14:paraId="7CB09B19" w14:textId="77777777" w:rsidTr="00031605">
        <w:trPr>
          <w:trHeight w:val="57"/>
        </w:trPr>
        <w:tc>
          <w:tcPr>
            <w:tcW w:w="1213" w:type="pct"/>
          </w:tcPr>
          <w:p w14:paraId="3DCAFA38" w14:textId="77777777" w:rsidR="000C377B" w:rsidRPr="00A04ED4" w:rsidRDefault="000C377B" w:rsidP="00031605">
            <w:pPr>
              <w:spacing w:before="0" w:after="60"/>
            </w:pPr>
            <w:r w:rsidRPr="00A04ED4">
              <w:t>e.o.c.</w:t>
            </w:r>
          </w:p>
        </w:tc>
        <w:tc>
          <w:tcPr>
            <w:tcW w:w="3787" w:type="pct"/>
          </w:tcPr>
          <w:p w14:paraId="2EEE07DE" w14:textId="77777777" w:rsidR="000C377B" w:rsidRPr="00A04ED4" w:rsidRDefault="000C377B" w:rsidP="00031605">
            <w:pPr>
              <w:spacing w:before="0" w:after="60"/>
            </w:pPr>
            <w:r w:rsidRPr="00A04ED4">
              <w:t>En cualquier otro caso</w:t>
            </w:r>
          </w:p>
        </w:tc>
      </w:tr>
      <w:tr w:rsidR="000C377B" w:rsidRPr="00A04ED4" w14:paraId="5EDACBDA" w14:textId="77777777" w:rsidTr="00031605">
        <w:trPr>
          <w:trHeight w:val="57"/>
        </w:trPr>
        <w:tc>
          <w:tcPr>
            <w:tcW w:w="1213" w:type="pct"/>
          </w:tcPr>
          <w:p w14:paraId="1E3B0AEA" w14:textId="77777777" w:rsidR="000C377B" w:rsidRPr="00A04ED4" w:rsidRDefault="000C377B" w:rsidP="00031605">
            <w:pPr>
              <w:spacing w:before="0" w:after="60"/>
            </w:pPr>
            <w:r w:rsidRPr="00A04ED4">
              <w:rPr>
                <w:rFonts w:eastAsia="Calibri"/>
              </w:rPr>
              <w:t>e</w:t>
            </w:r>
          </w:p>
        </w:tc>
        <w:tc>
          <w:tcPr>
            <w:tcW w:w="3787" w:type="pct"/>
          </w:tcPr>
          <w:p w14:paraId="5A1E7E29" w14:textId="77777777" w:rsidR="000C377B" w:rsidRPr="00A04ED4" w:rsidRDefault="000C377B" w:rsidP="00031605">
            <w:pPr>
              <w:spacing w:before="0" w:after="60"/>
            </w:pPr>
            <w:r w:rsidRPr="00A04ED4">
              <w:t>número e</w:t>
            </w:r>
          </w:p>
        </w:tc>
      </w:tr>
      <w:tr w:rsidR="000C377B" w:rsidRPr="00A04ED4" w14:paraId="27D90E15" w14:textId="77777777" w:rsidTr="00031605">
        <w:trPr>
          <w:trHeight w:val="57"/>
        </w:trPr>
        <w:tc>
          <w:tcPr>
            <w:tcW w:w="1213" w:type="pct"/>
          </w:tcPr>
          <w:p w14:paraId="75A20130" w14:textId="77777777" w:rsidR="000C377B" w:rsidRPr="00A04ED4" w:rsidRDefault="000C377B" w:rsidP="00031605">
            <w:pPr>
              <w:spacing w:before="0" w:after="60"/>
            </w:pPr>
            <w:r w:rsidRPr="00A04ED4">
              <w:rPr>
                <w:rFonts w:eastAsia="Calibri"/>
              </w:rPr>
              <w:t>IRe</w:t>
            </w:r>
          </w:p>
        </w:tc>
        <w:tc>
          <w:tcPr>
            <w:tcW w:w="3787" w:type="pct"/>
          </w:tcPr>
          <w:p w14:paraId="6314965B" w14:textId="77777777" w:rsidR="000C377B" w:rsidRPr="00A04ED4" w:rsidRDefault="000C377B" w:rsidP="00031605">
            <w:pPr>
              <w:spacing w:before="0" w:after="60"/>
            </w:pPr>
            <w:r w:rsidRPr="00A04ED4">
              <w:t>Parte real</w:t>
            </w:r>
          </w:p>
        </w:tc>
      </w:tr>
      <w:tr w:rsidR="000C377B" w:rsidRPr="00A04ED4" w14:paraId="01500601" w14:textId="77777777" w:rsidTr="00031605">
        <w:trPr>
          <w:trHeight w:val="57"/>
        </w:trPr>
        <w:tc>
          <w:tcPr>
            <w:tcW w:w="1213" w:type="pct"/>
          </w:tcPr>
          <w:p w14:paraId="4CFDFA1E" w14:textId="77777777" w:rsidR="000C377B" w:rsidRPr="00A04ED4" w:rsidRDefault="000C377B" w:rsidP="00031605">
            <w:pPr>
              <w:spacing w:before="0" w:after="60"/>
            </w:pPr>
            <w:r w:rsidRPr="00A04ED4">
              <w:rPr>
                <w:rFonts w:eastAsia="Calibri"/>
              </w:rPr>
              <w:t>IIm</w:t>
            </w:r>
          </w:p>
        </w:tc>
        <w:tc>
          <w:tcPr>
            <w:tcW w:w="3787" w:type="pct"/>
          </w:tcPr>
          <w:p w14:paraId="46713D78" w14:textId="77777777" w:rsidR="000C377B" w:rsidRPr="00A04ED4" w:rsidRDefault="000C377B" w:rsidP="00031605">
            <w:pPr>
              <w:spacing w:before="0" w:after="60"/>
            </w:pPr>
            <w:r w:rsidRPr="00A04ED4">
              <w:t>Parte imaginaria</w:t>
            </w:r>
          </w:p>
        </w:tc>
      </w:tr>
      <w:tr w:rsidR="000C377B" w:rsidRPr="00A04ED4" w14:paraId="121C9BCA" w14:textId="77777777" w:rsidTr="00031605">
        <w:trPr>
          <w:trHeight w:val="57"/>
        </w:trPr>
        <w:tc>
          <w:tcPr>
            <w:tcW w:w="1213" w:type="pct"/>
          </w:tcPr>
          <w:p w14:paraId="76030CEE" w14:textId="77777777" w:rsidR="000C377B" w:rsidRPr="00A04ED4" w:rsidRDefault="000C377B" w:rsidP="00031605">
            <w:pPr>
              <w:spacing w:before="0" w:after="60"/>
            </w:pPr>
            <w:r w:rsidRPr="00A04ED4">
              <w:rPr>
                <w:rFonts w:eastAsia="Calibri"/>
              </w:rPr>
              <w:t>sen</w:t>
            </w:r>
          </w:p>
        </w:tc>
        <w:tc>
          <w:tcPr>
            <w:tcW w:w="3787" w:type="pct"/>
          </w:tcPr>
          <w:p w14:paraId="6E140BFB" w14:textId="77777777" w:rsidR="000C377B" w:rsidRPr="00A04ED4" w:rsidRDefault="000C377B" w:rsidP="00031605">
            <w:pPr>
              <w:spacing w:before="0" w:after="60"/>
            </w:pPr>
            <w:r w:rsidRPr="00A04ED4">
              <w:t>Función seno</w:t>
            </w:r>
          </w:p>
        </w:tc>
      </w:tr>
      <w:tr w:rsidR="000C377B" w:rsidRPr="00A04ED4" w14:paraId="686689F3" w14:textId="77777777" w:rsidTr="00031605">
        <w:trPr>
          <w:trHeight w:val="57"/>
        </w:trPr>
        <w:tc>
          <w:tcPr>
            <w:tcW w:w="1213" w:type="pct"/>
          </w:tcPr>
          <w:p w14:paraId="6E9154BE" w14:textId="77777777" w:rsidR="000C377B" w:rsidRPr="00A04ED4" w:rsidRDefault="000C377B" w:rsidP="00031605">
            <w:pPr>
              <w:spacing w:before="0" w:after="60"/>
            </w:pPr>
            <w:r w:rsidRPr="00A04ED4">
              <w:rPr>
                <w:rFonts w:eastAsia="Calibri"/>
              </w:rPr>
              <w:t>tg</w:t>
            </w:r>
          </w:p>
        </w:tc>
        <w:tc>
          <w:tcPr>
            <w:tcW w:w="3787" w:type="pct"/>
          </w:tcPr>
          <w:p w14:paraId="586CFE59" w14:textId="77777777" w:rsidR="000C377B" w:rsidRPr="00A04ED4" w:rsidRDefault="000C377B" w:rsidP="00031605">
            <w:pPr>
              <w:spacing w:before="0" w:after="60"/>
            </w:pPr>
            <w:r w:rsidRPr="00A04ED4">
              <w:t>Función tangente</w:t>
            </w:r>
          </w:p>
        </w:tc>
      </w:tr>
      <w:tr w:rsidR="000C377B" w:rsidRPr="00A04ED4" w14:paraId="49769FFD" w14:textId="77777777" w:rsidTr="00031605">
        <w:trPr>
          <w:trHeight w:val="57"/>
        </w:trPr>
        <w:tc>
          <w:tcPr>
            <w:tcW w:w="1213" w:type="pct"/>
          </w:tcPr>
          <w:p w14:paraId="40C72584" w14:textId="77777777" w:rsidR="000C377B" w:rsidRPr="00A04ED4" w:rsidRDefault="000C377B" w:rsidP="00031605">
            <w:pPr>
              <w:spacing w:before="0" w:after="60"/>
            </w:pPr>
            <w:r w:rsidRPr="00A04ED4">
              <w:rPr>
                <w:rFonts w:eastAsia="Calibri"/>
              </w:rPr>
              <w:t>arctg</w:t>
            </w:r>
          </w:p>
        </w:tc>
        <w:tc>
          <w:tcPr>
            <w:tcW w:w="3787" w:type="pct"/>
          </w:tcPr>
          <w:p w14:paraId="32F7048F" w14:textId="77777777" w:rsidR="000C377B" w:rsidRPr="00A04ED4" w:rsidRDefault="000C377B" w:rsidP="00031605">
            <w:pPr>
              <w:spacing w:before="0" w:after="60"/>
            </w:pPr>
            <w:r w:rsidRPr="00A04ED4">
              <w:t>Función arco tangente</w:t>
            </w:r>
          </w:p>
        </w:tc>
      </w:tr>
      <w:tr w:rsidR="000C377B" w:rsidRPr="00A04ED4" w14:paraId="001A7B53" w14:textId="77777777" w:rsidTr="00031605">
        <w:trPr>
          <w:trHeight w:val="57"/>
        </w:trPr>
        <w:tc>
          <w:tcPr>
            <w:tcW w:w="1213" w:type="pct"/>
          </w:tcPr>
          <w:p w14:paraId="66E49608" w14:textId="77777777" w:rsidR="000C377B" w:rsidRPr="00A04ED4" w:rsidRDefault="000C377B" w:rsidP="00031605">
            <w:pPr>
              <w:spacing w:before="0" w:after="60"/>
            </w:pPr>
            <w:r w:rsidRPr="00A04ED4">
              <w:rPr>
                <w:rFonts w:eastAsia="Calibri"/>
              </w:rPr>
              <w:t>sen</w:t>
            </w:r>
          </w:p>
        </w:tc>
        <w:tc>
          <w:tcPr>
            <w:tcW w:w="3787" w:type="pct"/>
          </w:tcPr>
          <w:p w14:paraId="6A5CAB09" w14:textId="77777777" w:rsidR="000C377B" w:rsidRPr="00A04ED4" w:rsidRDefault="000C377B" w:rsidP="00031605">
            <w:pPr>
              <w:spacing w:before="0" w:after="60"/>
            </w:pPr>
            <w:r w:rsidRPr="00A04ED4">
              <w:t>Función seno</w:t>
            </w:r>
          </w:p>
        </w:tc>
      </w:tr>
      <w:tr w:rsidR="000C377B" w:rsidRPr="00A04ED4" w14:paraId="79DF1408" w14:textId="77777777" w:rsidTr="00031605">
        <w:trPr>
          <w:trHeight w:val="57"/>
        </w:trPr>
        <w:tc>
          <w:tcPr>
            <w:tcW w:w="1213" w:type="pct"/>
          </w:tcPr>
          <w:p w14:paraId="12F9C6B8" w14:textId="77777777" w:rsidR="000C377B" w:rsidRPr="00A04ED4" w:rsidRDefault="000C377B" w:rsidP="00031605">
            <w:pPr>
              <w:spacing w:before="0" w:after="60"/>
            </w:pPr>
            <w:r w:rsidRPr="00A04ED4">
              <w:rPr>
                <w:rFonts w:eastAsia="Calibri"/>
              </w:rPr>
              <w:t>sin</w:t>
            </w:r>
            <w:r w:rsidRPr="00A04ED4">
              <w:rPr>
                <w:rFonts w:eastAsia="Calibri"/>
                <w:i/>
                <w:vertAlign w:val="superscript"/>
              </w:rPr>
              <w:t>x</w:t>
            </w:r>
            <w:r w:rsidRPr="00A04ED4">
              <w:rPr>
                <w:rFonts w:eastAsia="Calibri"/>
                <w:i/>
              </w:rPr>
              <w:t>y</w:t>
            </w:r>
          </w:p>
        </w:tc>
        <w:tc>
          <w:tcPr>
            <w:tcW w:w="3787" w:type="pct"/>
          </w:tcPr>
          <w:p w14:paraId="134930BA" w14:textId="77777777" w:rsidR="000C377B" w:rsidRPr="00A04ED4" w:rsidRDefault="000C377B" w:rsidP="00031605">
            <w:pPr>
              <w:spacing w:before="0" w:after="60"/>
            </w:pPr>
            <w:r w:rsidRPr="00A04ED4">
              <w:t xml:space="preserve">Función seno de </w:t>
            </w:r>
            <w:r w:rsidRPr="00A04ED4">
              <w:rPr>
                <w:rFonts w:ascii="Calibri" w:eastAsia="Calibri" w:hAnsi="Calibri" w:cs="Calibri"/>
                <w:i/>
              </w:rPr>
              <w:t xml:space="preserve">x </w:t>
            </w:r>
            <w:r w:rsidRPr="00A04ED4">
              <w:t xml:space="preserve">elevado a </w:t>
            </w:r>
            <w:r w:rsidRPr="00A04ED4">
              <w:rPr>
                <w:rFonts w:ascii="Calibri" w:eastAsia="Calibri" w:hAnsi="Calibri" w:cs="Calibri"/>
                <w:i/>
              </w:rPr>
              <w:t>y</w:t>
            </w:r>
          </w:p>
        </w:tc>
      </w:tr>
      <w:tr w:rsidR="000C377B" w:rsidRPr="00A04ED4" w14:paraId="50A94CB9" w14:textId="77777777" w:rsidTr="00031605">
        <w:trPr>
          <w:trHeight w:val="57"/>
        </w:trPr>
        <w:tc>
          <w:tcPr>
            <w:tcW w:w="1213" w:type="pct"/>
          </w:tcPr>
          <w:p w14:paraId="7E107FB4" w14:textId="77777777" w:rsidR="000C377B" w:rsidRPr="00A04ED4" w:rsidRDefault="000C377B" w:rsidP="00031605">
            <w:pPr>
              <w:spacing w:before="0" w:after="60"/>
            </w:pPr>
            <w:r w:rsidRPr="00A04ED4">
              <w:rPr>
                <w:rFonts w:eastAsia="Calibri"/>
              </w:rPr>
              <w:t>cos</w:t>
            </w:r>
            <w:r w:rsidRPr="00A04ED4">
              <w:rPr>
                <w:rFonts w:eastAsia="Calibri"/>
                <w:i/>
                <w:vertAlign w:val="superscript"/>
              </w:rPr>
              <w:t>x</w:t>
            </w:r>
            <w:r w:rsidRPr="00A04ED4">
              <w:rPr>
                <w:rFonts w:eastAsia="Calibri"/>
                <w:i/>
              </w:rPr>
              <w:t>y</w:t>
            </w:r>
          </w:p>
        </w:tc>
        <w:tc>
          <w:tcPr>
            <w:tcW w:w="3787" w:type="pct"/>
          </w:tcPr>
          <w:p w14:paraId="5A001819" w14:textId="77777777" w:rsidR="000C377B" w:rsidRPr="00A04ED4" w:rsidRDefault="000C377B" w:rsidP="00031605">
            <w:pPr>
              <w:spacing w:before="0" w:after="60"/>
            </w:pPr>
            <w:r w:rsidRPr="00A04ED4">
              <w:t xml:space="preserve">Función coseno de </w:t>
            </w:r>
            <w:r w:rsidRPr="00A04ED4">
              <w:rPr>
                <w:rFonts w:ascii="Calibri" w:eastAsia="Calibri" w:hAnsi="Calibri" w:cs="Calibri"/>
                <w:i/>
              </w:rPr>
              <w:t xml:space="preserve">x </w:t>
            </w:r>
            <w:r w:rsidRPr="00A04ED4">
              <w:t xml:space="preserve">elevado a </w:t>
            </w:r>
            <w:r w:rsidRPr="00A04ED4">
              <w:rPr>
                <w:rFonts w:ascii="Calibri" w:eastAsia="Calibri" w:hAnsi="Calibri" w:cs="Calibri"/>
                <w:i/>
              </w:rPr>
              <w:t>y</w:t>
            </w:r>
          </w:p>
        </w:tc>
      </w:tr>
      <w:tr w:rsidR="000C377B" w:rsidRPr="00A04ED4" w14:paraId="3A86A4DB" w14:textId="77777777" w:rsidTr="00031605">
        <w:trPr>
          <w:trHeight w:val="57"/>
        </w:trPr>
        <w:tc>
          <w:tcPr>
            <w:tcW w:w="1213" w:type="pct"/>
          </w:tcPr>
          <w:p w14:paraId="09F146A7" w14:textId="77777777" w:rsidR="000C377B" w:rsidRPr="00A04ED4" w:rsidRDefault="000C377B" w:rsidP="00031605">
            <w:pPr>
              <w:spacing w:before="0" w:after="60"/>
            </w:pPr>
            <w:r w:rsidRPr="00A04ED4">
              <w:rPr>
                <w:rFonts w:eastAsia="Calibri"/>
              </w:rPr>
              <w:t>Sa</w:t>
            </w:r>
          </w:p>
        </w:tc>
        <w:tc>
          <w:tcPr>
            <w:tcW w:w="3787" w:type="pct"/>
          </w:tcPr>
          <w:p w14:paraId="0830284C" w14:textId="77777777" w:rsidR="000C377B" w:rsidRPr="00A04ED4" w:rsidRDefault="000C377B" w:rsidP="00031605">
            <w:pPr>
              <w:spacing w:before="0" w:after="60"/>
            </w:pPr>
            <w:r w:rsidRPr="00A04ED4">
              <w:t>Función sampling</w:t>
            </w:r>
          </w:p>
        </w:tc>
      </w:tr>
      <w:tr w:rsidR="000C377B" w:rsidRPr="00A04ED4" w14:paraId="4C2DA6A4" w14:textId="77777777" w:rsidTr="00031605">
        <w:trPr>
          <w:trHeight w:val="57"/>
        </w:trPr>
        <w:tc>
          <w:tcPr>
            <w:tcW w:w="1213" w:type="pct"/>
          </w:tcPr>
          <w:p w14:paraId="5A6F36B4" w14:textId="77777777" w:rsidR="000C377B" w:rsidRPr="00A04ED4" w:rsidRDefault="000C377B" w:rsidP="00031605">
            <w:pPr>
              <w:spacing w:before="0" w:after="60"/>
            </w:pPr>
            <w:r w:rsidRPr="00A04ED4">
              <w:rPr>
                <w:rFonts w:eastAsia="Calibri"/>
              </w:rPr>
              <w:t>sgn</w:t>
            </w:r>
          </w:p>
        </w:tc>
        <w:tc>
          <w:tcPr>
            <w:tcW w:w="3787" w:type="pct"/>
          </w:tcPr>
          <w:p w14:paraId="77928CBA" w14:textId="77777777" w:rsidR="000C377B" w:rsidRPr="00A04ED4" w:rsidRDefault="000C377B" w:rsidP="00031605">
            <w:pPr>
              <w:spacing w:before="0" w:after="60"/>
            </w:pPr>
            <w:r w:rsidRPr="00A04ED4">
              <w:t>Función signo</w:t>
            </w:r>
          </w:p>
        </w:tc>
      </w:tr>
      <w:tr w:rsidR="000C377B" w:rsidRPr="00A04ED4" w14:paraId="662CA72D" w14:textId="77777777" w:rsidTr="00031605">
        <w:trPr>
          <w:trHeight w:val="57"/>
        </w:trPr>
        <w:tc>
          <w:tcPr>
            <w:tcW w:w="1213" w:type="pct"/>
          </w:tcPr>
          <w:p w14:paraId="0E5ED126" w14:textId="77777777" w:rsidR="000C377B" w:rsidRPr="00A04ED4" w:rsidRDefault="000C377B" w:rsidP="00031605">
            <w:pPr>
              <w:spacing w:before="0" w:after="60"/>
            </w:pPr>
            <w:r w:rsidRPr="00A04ED4">
              <w:rPr>
                <w:rFonts w:eastAsia="Calibri"/>
              </w:rPr>
              <w:t>rect</w:t>
            </w:r>
          </w:p>
        </w:tc>
        <w:tc>
          <w:tcPr>
            <w:tcW w:w="3787" w:type="pct"/>
          </w:tcPr>
          <w:p w14:paraId="668A6409" w14:textId="77777777" w:rsidR="000C377B" w:rsidRPr="00A04ED4" w:rsidRDefault="000C377B" w:rsidP="00031605">
            <w:pPr>
              <w:spacing w:before="0" w:after="60"/>
            </w:pPr>
            <w:r w:rsidRPr="00A04ED4">
              <w:t>Función rectángulo</w:t>
            </w:r>
          </w:p>
        </w:tc>
      </w:tr>
      <w:tr w:rsidR="000C377B" w:rsidRPr="00A04ED4" w14:paraId="4E43D5EE" w14:textId="77777777" w:rsidTr="00031605">
        <w:trPr>
          <w:trHeight w:val="57"/>
        </w:trPr>
        <w:tc>
          <w:tcPr>
            <w:tcW w:w="1213" w:type="pct"/>
          </w:tcPr>
          <w:p w14:paraId="5A16577E" w14:textId="77777777" w:rsidR="000C377B" w:rsidRPr="00A04ED4" w:rsidRDefault="000C377B" w:rsidP="00031605">
            <w:pPr>
              <w:spacing w:before="0" w:after="60"/>
            </w:pPr>
            <w:r w:rsidRPr="00A04ED4">
              <w:rPr>
                <w:rFonts w:eastAsia="Calibri"/>
              </w:rPr>
              <w:t>Sinc</w:t>
            </w:r>
          </w:p>
        </w:tc>
        <w:tc>
          <w:tcPr>
            <w:tcW w:w="3787" w:type="pct"/>
          </w:tcPr>
          <w:p w14:paraId="26275710" w14:textId="77777777" w:rsidR="000C377B" w:rsidRPr="00A04ED4" w:rsidRDefault="000C377B" w:rsidP="00031605">
            <w:pPr>
              <w:spacing w:before="0" w:after="60"/>
            </w:pPr>
            <w:r w:rsidRPr="00A04ED4">
              <w:t>Función sinc</w:t>
            </w:r>
          </w:p>
        </w:tc>
      </w:tr>
      <w:tr w:rsidR="000C377B" w:rsidRPr="00A04ED4" w14:paraId="5A178E81" w14:textId="77777777" w:rsidTr="00031605">
        <w:trPr>
          <w:trHeight w:val="57"/>
        </w:trPr>
        <w:tc>
          <w:tcPr>
            <w:tcW w:w="1213" w:type="pct"/>
          </w:tcPr>
          <w:p w14:paraId="1B72F27D" w14:textId="77777777" w:rsidR="000C377B" w:rsidRPr="00A04ED4" w:rsidRDefault="000C377B" w:rsidP="00031605">
            <w:pPr>
              <w:spacing w:before="0" w:after="60"/>
            </w:pPr>
            <w:r w:rsidRPr="00A04ED4">
              <w:rPr>
                <w:rFonts w:eastAsia="Calibri"/>
              </w:rPr>
              <w:t>∂y ∂x</w:t>
            </w:r>
          </w:p>
          <w:p w14:paraId="23CD75E3" w14:textId="77777777" w:rsidR="000C377B" w:rsidRPr="00A04ED4" w:rsidRDefault="000C377B" w:rsidP="00031605">
            <w:pPr>
              <w:spacing w:before="0" w:after="60"/>
            </w:pPr>
            <w:r w:rsidRPr="00A04ED4">
              <w:rPr>
                <w:rFonts w:eastAsia="Calibri"/>
                <w:i/>
              </w:rPr>
              <w:t>x</w:t>
            </w:r>
            <w:r w:rsidRPr="00A04ED4">
              <w:rPr>
                <w:rFonts w:eastAsia="Cambria"/>
                <w:sz w:val="15"/>
              </w:rPr>
              <w:t>◦</w:t>
            </w:r>
          </w:p>
        </w:tc>
        <w:tc>
          <w:tcPr>
            <w:tcW w:w="3787" w:type="pct"/>
          </w:tcPr>
          <w:p w14:paraId="1C303C17" w14:textId="77777777" w:rsidR="000C377B" w:rsidRPr="00A04ED4" w:rsidRDefault="000C377B" w:rsidP="00031605">
            <w:pPr>
              <w:spacing w:before="0" w:after="60"/>
            </w:pPr>
            <w:r w:rsidRPr="00A04ED4">
              <w:t xml:space="preserve">Derivada parcial de </w:t>
            </w:r>
            <w:r w:rsidRPr="00A04ED4">
              <w:rPr>
                <w:rFonts w:ascii="Calibri" w:eastAsia="Calibri" w:hAnsi="Calibri" w:cs="Calibri"/>
                <w:i/>
              </w:rPr>
              <w:t xml:space="preserve">y </w:t>
            </w:r>
            <w:r w:rsidRPr="00A04ED4">
              <w:t xml:space="preserve">respecto </w:t>
            </w:r>
          </w:p>
          <w:p w14:paraId="017E01CC" w14:textId="77777777" w:rsidR="000C377B" w:rsidRPr="00A04ED4" w:rsidRDefault="000C377B" w:rsidP="00031605">
            <w:pPr>
              <w:spacing w:before="0" w:after="60"/>
            </w:pPr>
            <w:r w:rsidRPr="00A04ED4">
              <w:t xml:space="preserve">Notación de grado, </w:t>
            </w:r>
            <w:r w:rsidRPr="00A04ED4">
              <w:rPr>
                <w:rFonts w:ascii="Calibri" w:eastAsia="Calibri" w:hAnsi="Calibri" w:cs="Calibri"/>
                <w:i/>
              </w:rPr>
              <w:t xml:space="preserve">x </w:t>
            </w:r>
            <w:r w:rsidRPr="00A04ED4">
              <w:t>grados.</w:t>
            </w:r>
          </w:p>
        </w:tc>
      </w:tr>
      <w:tr w:rsidR="000C377B" w:rsidRPr="00A04ED4" w14:paraId="271E6E67" w14:textId="77777777" w:rsidTr="00031605">
        <w:trPr>
          <w:trHeight w:val="57"/>
        </w:trPr>
        <w:tc>
          <w:tcPr>
            <w:tcW w:w="1213" w:type="pct"/>
          </w:tcPr>
          <w:p w14:paraId="54C2C8D3" w14:textId="77777777" w:rsidR="000C377B" w:rsidRPr="00A04ED4" w:rsidRDefault="000C377B" w:rsidP="00031605">
            <w:pPr>
              <w:spacing w:before="0" w:after="60"/>
            </w:pPr>
            <w:r w:rsidRPr="00A04ED4">
              <w:rPr>
                <w:rFonts w:eastAsia="Calibri"/>
              </w:rPr>
              <w:t>Pr</w:t>
            </w:r>
            <w:r w:rsidRPr="00A04ED4">
              <w:rPr>
                <w:rFonts w:ascii="Cambria" w:eastAsia="Cambria" w:hAnsi="Cambria" w:cs="Cambria"/>
              </w:rPr>
              <w:t>(</w:t>
            </w:r>
            <w:r w:rsidRPr="00A04ED4">
              <w:rPr>
                <w:rFonts w:eastAsia="Calibri"/>
                <w:i/>
              </w:rPr>
              <w:t>A</w:t>
            </w:r>
            <w:r w:rsidRPr="00A04ED4">
              <w:rPr>
                <w:rFonts w:ascii="Cambria" w:eastAsia="Cambria" w:hAnsi="Cambria" w:cs="Cambria"/>
              </w:rPr>
              <w:t>)</w:t>
            </w:r>
          </w:p>
        </w:tc>
        <w:tc>
          <w:tcPr>
            <w:tcW w:w="3787" w:type="pct"/>
          </w:tcPr>
          <w:p w14:paraId="4F9F236A" w14:textId="77777777" w:rsidR="000C377B" w:rsidRPr="00A04ED4" w:rsidRDefault="000C377B" w:rsidP="00031605">
            <w:pPr>
              <w:spacing w:before="0" w:after="60"/>
            </w:pPr>
            <w:r w:rsidRPr="00A04ED4">
              <w:t xml:space="preserve">Probabilidad del suceso </w:t>
            </w:r>
            <w:r w:rsidRPr="00A04ED4">
              <w:rPr>
                <w:rFonts w:ascii="Calibri" w:eastAsia="Calibri" w:hAnsi="Calibri" w:cs="Calibri"/>
                <w:i/>
              </w:rPr>
              <w:t>A</w:t>
            </w:r>
          </w:p>
        </w:tc>
      </w:tr>
      <w:tr w:rsidR="000C377B" w:rsidRPr="00A04ED4" w14:paraId="30B4F71E" w14:textId="77777777" w:rsidTr="00031605">
        <w:trPr>
          <w:trHeight w:val="57"/>
        </w:trPr>
        <w:tc>
          <w:tcPr>
            <w:tcW w:w="1213" w:type="pct"/>
          </w:tcPr>
          <w:p w14:paraId="09A48705" w14:textId="77777777" w:rsidR="000C377B" w:rsidRPr="00A04ED4" w:rsidRDefault="000C377B" w:rsidP="00031605">
            <w:pPr>
              <w:spacing w:before="0" w:after="60"/>
              <w:jc w:val="left"/>
            </w:pPr>
            <w:r w:rsidRPr="00A04ED4">
              <w:rPr>
                <w:rFonts w:eastAsia="Calibri"/>
              </w:rPr>
              <w:t>SNR</w:t>
            </w:r>
          </w:p>
        </w:tc>
        <w:tc>
          <w:tcPr>
            <w:tcW w:w="3787" w:type="pct"/>
          </w:tcPr>
          <w:p w14:paraId="07DC7D06" w14:textId="77777777" w:rsidR="000C377B" w:rsidRPr="00A04ED4" w:rsidRDefault="000C377B" w:rsidP="00031605">
            <w:pPr>
              <w:spacing w:before="0" w:after="60"/>
              <w:jc w:val="left"/>
            </w:pPr>
            <w:r w:rsidRPr="00A04ED4">
              <w:t>Signal-to-noise ratio</w:t>
            </w:r>
          </w:p>
        </w:tc>
      </w:tr>
      <w:tr w:rsidR="000C377B" w:rsidRPr="00A04ED4" w14:paraId="485949A8" w14:textId="77777777" w:rsidTr="00031605">
        <w:trPr>
          <w:trHeight w:val="57"/>
        </w:trPr>
        <w:tc>
          <w:tcPr>
            <w:tcW w:w="1213" w:type="pct"/>
          </w:tcPr>
          <w:p w14:paraId="29790C9F" w14:textId="77777777" w:rsidR="000C377B" w:rsidRPr="00A04ED4" w:rsidRDefault="000C377B" w:rsidP="00031605">
            <w:pPr>
              <w:spacing w:before="0" w:after="60"/>
              <w:jc w:val="left"/>
            </w:pPr>
            <w:r w:rsidRPr="00A04ED4">
              <w:rPr>
                <w:rFonts w:eastAsia="Calibri"/>
              </w:rPr>
              <w:t>MSE</w:t>
            </w:r>
          </w:p>
        </w:tc>
        <w:tc>
          <w:tcPr>
            <w:tcW w:w="3787" w:type="pct"/>
          </w:tcPr>
          <w:p w14:paraId="23E5F79F" w14:textId="77777777" w:rsidR="000C377B" w:rsidRPr="00A04ED4" w:rsidRDefault="000C377B" w:rsidP="00031605">
            <w:pPr>
              <w:spacing w:before="0" w:after="60"/>
              <w:jc w:val="left"/>
            </w:pPr>
            <w:r w:rsidRPr="00A04ED4">
              <w:t>Minimum square error</w:t>
            </w:r>
          </w:p>
        </w:tc>
      </w:tr>
      <w:tr w:rsidR="000C377B" w:rsidRPr="00A04ED4" w14:paraId="367532DE" w14:textId="77777777" w:rsidTr="00031605">
        <w:trPr>
          <w:trHeight w:val="57"/>
        </w:trPr>
        <w:tc>
          <w:tcPr>
            <w:tcW w:w="1213" w:type="pct"/>
          </w:tcPr>
          <w:p w14:paraId="246B8308" w14:textId="77777777" w:rsidR="000C377B" w:rsidRPr="00A04ED4" w:rsidRDefault="000C377B" w:rsidP="00031605">
            <w:pPr>
              <w:spacing w:before="0" w:after="60"/>
              <w:jc w:val="left"/>
            </w:pPr>
            <w:r w:rsidRPr="00A04ED4">
              <w:rPr>
                <w:rFonts w:eastAsia="Calibri"/>
              </w:rPr>
              <w:t>:</w:t>
            </w:r>
          </w:p>
        </w:tc>
        <w:tc>
          <w:tcPr>
            <w:tcW w:w="3787" w:type="pct"/>
          </w:tcPr>
          <w:p w14:paraId="4B8E8AF2" w14:textId="77777777" w:rsidR="000C377B" w:rsidRPr="00A04ED4" w:rsidRDefault="000C377B" w:rsidP="00031605">
            <w:pPr>
              <w:spacing w:before="0" w:after="60"/>
              <w:jc w:val="left"/>
            </w:pPr>
            <w:r w:rsidRPr="00A04ED4">
              <w:t>Tal que</w:t>
            </w:r>
          </w:p>
        </w:tc>
      </w:tr>
      <w:tr w:rsidR="000C377B" w:rsidRPr="00A04ED4" w14:paraId="5AE8DB39" w14:textId="77777777" w:rsidTr="00031605">
        <w:trPr>
          <w:trHeight w:val="57"/>
        </w:trPr>
        <w:tc>
          <w:tcPr>
            <w:tcW w:w="1213" w:type="pct"/>
          </w:tcPr>
          <w:p w14:paraId="5322A8EC" w14:textId="77777777" w:rsidR="000C377B" w:rsidRPr="00A04ED4" w:rsidRDefault="000C377B" w:rsidP="00031605">
            <w:pPr>
              <w:spacing w:before="0" w:after="60"/>
              <w:jc w:val="left"/>
            </w:pPr>
            <w:r w:rsidRPr="00A04ED4">
              <w:rPr>
                <w:rFonts w:eastAsia="Calibri"/>
              </w:rPr>
              <w:t>&lt;</w:t>
            </w:r>
          </w:p>
        </w:tc>
        <w:tc>
          <w:tcPr>
            <w:tcW w:w="3787" w:type="pct"/>
          </w:tcPr>
          <w:p w14:paraId="73B7529A" w14:textId="77777777" w:rsidR="000C377B" w:rsidRPr="00A04ED4" w:rsidRDefault="000C377B" w:rsidP="00031605">
            <w:pPr>
              <w:spacing w:before="0" w:after="60"/>
              <w:jc w:val="left"/>
            </w:pPr>
            <w:r w:rsidRPr="00A04ED4">
              <w:t>Menor o igual</w:t>
            </w:r>
          </w:p>
        </w:tc>
      </w:tr>
      <w:tr w:rsidR="000C377B" w:rsidRPr="00A04ED4" w14:paraId="6AF90A6F" w14:textId="77777777" w:rsidTr="00031605">
        <w:trPr>
          <w:trHeight w:val="57"/>
        </w:trPr>
        <w:tc>
          <w:tcPr>
            <w:tcW w:w="1213" w:type="pct"/>
          </w:tcPr>
          <w:p w14:paraId="322F0E85" w14:textId="77777777" w:rsidR="000C377B" w:rsidRPr="00A04ED4" w:rsidRDefault="000C377B" w:rsidP="00031605">
            <w:pPr>
              <w:spacing w:before="0" w:after="60"/>
              <w:jc w:val="left"/>
            </w:pPr>
            <w:r w:rsidRPr="00A04ED4">
              <w:rPr>
                <w:rFonts w:eastAsia="Calibri"/>
              </w:rPr>
              <w:t>&gt;</w:t>
            </w:r>
          </w:p>
        </w:tc>
        <w:tc>
          <w:tcPr>
            <w:tcW w:w="3787" w:type="pct"/>
          </w:tcPr>
          <w:p w14:paraId="524CE4F9" w14:textId="77777777" w:rsidR="000C377B" w:rsidRPr="00A04ED4" w:rsidRDefault="000C377B" w:rsidP="00031605">
            <w:pPr>
              <w:spacing w:before="0" w:after="60"/>
              <w:jc w:val="left"/>
            </w:pPr>
            <w:r w:rsidRPr="00A04ED4">
              <w:t>Mayor o igual</w:t>
            </w:r>
          </w:p>
        </w:tc>
      </w:tr>
      <w:tr w:rsidR="000C377B" w:rsidRPr="00A04ED4" w14:paraId="32A45402" w14:textId="77777777" w:rsidTr="00031605">
        <w:trPr>
          <w:trHeight w:val="57"/>
        </w:trPr>
        <w:tc>
          <w:tcPr>
            <w:tcW w:w="1213" w:type="pct"/>
          </w:tcPr>
          <w:p w14:paraId="6F122654" w14:textId="77777777" w:rsidR="000C377B" w:rsidRPr="00A04ED4" w:rsidRDefault="000C377B" w:rsidP="00031605">
            <w:pPr>
              <w:spacing w:before="0" w:after="60"/>
              <w:jc w:val="left"/>
            </w:pPr>
            <w:r w:rsidRPr="00A04ED4">
              <w:rPr>
                <w:rFonts w:eastAsia="Cambria"/>
              </w:rPr>
              <w:t>\</w:t>
            </w:r>
          </w:p>
        </w:tc>
        <w:tc>
          <w:tcPr>
            <w:tcW w:w="3787" w:type="pct"/>
          </w:tcPr>
          <w:p w14:paraId="265554D6" w14:textId="77777777" w:rsidR="000C377B" w:rsidRPr="00A04ED4" w:rsidRDefault="000C377B" w:rsidP="00031605">
            <w:pPr>
              <w:spacing w:before="0" w:after="60"/>
              <w:jc w:val="left"/>
            </w:pPr>
            <w:r w:rsidRPr="00A04ED4">
              <w:t>Backslash</w:t>
            </w:r>
          </w:p>
        </w:tc>
      </w:tr>
      <w:tr w:rsidR="000C377B" w:rsidRPr="00A04ED4" w14:paraId="00AB86E5" w14:textId="77777777" w:rsidTr="00031605">
        <w:trPr>
          <w:trHeight w:val="57"/>
        </w:trPr>
        <w:tc>
          <w:tcPr>
            <w:tcW w:w="1213" w:type="pct"/>
          </w:tcPr>
          <w:p w14:paraId="6537A864" w14:textId="77777777" w:rsidR="000C377B" w:rsidRPr="00A04ED4" w:rsidRDefault="000C377B" w:rsidP="00031605">
            <w:pPr>
              <w:spacing w:before="0" w:after="60"/>
              <w:jc w:val="left"/>
            </w:pPr>
            <w:r w:rsidRPr="00A04ED4">
              <w:rPr>
                <w:rFonts w:ascii="Cambria Math" w:eastAsia="Cambria" w:hAnsi="Cambria Math" w:cs="Cambria Math"/>
              </w:rPr>
              <w:t>⇔</w:t>
            </w:r>
          </w:p>
        </w:tc>
        <w:tc>
          <w:tcPr>
            <w:tcW w:w="3787" w:type="pct"/>
          </w:tcPr>
          <w:p w14:paraId="2343F21A" w14:textId="77777777" w:rsidR="000C377B" w:rsidRPr="00A04ED4" w:rsidRDefault="000C377B" w:rsidP="00031605">
            <w:pPr>
              <w:spacing w:before="0" w:after="60"/>
              <w:jc w:val="left"/>
            </w:pPr>
            <w:r w:rsidRPr="00A04ED4">
              <w:t>Si y sólo si</w:t>
            </w:r>
          </w:p>
        </w:tc>
      </w:tr>
    </w:tbl>
    <w:p w14:paraId="7D3AFBA8" w14:textId="77777777" w:rsidR="008F3F2E" w:rsidRPr="00A04ED4" w:rsidRDefault="008F3F2E" w:rsidP="000C377B">
      <w:pPr>
        <w:sectPr w:rsidR="008F3F2E" w:rsidRPr="00A04ED4" w:rsidSect="00CE34CF">
          <w:headerReference w:type="even" r:id="rId16"/>
          <w:footerReference w:type="even" r:id="rId17"/>
          <w:footerReference w:type="default" r:id="rId18"/>
          <w:footerReference w:type="first" r:id="rId19"/>
          <w:type w:val="oddPage"/>
          <w:pgSz w:w="11900" w:h="16840" w:code="11"/>
          <w:pgMar w:top="1134" w:right="1134" w:bottom="851" w:left="1134" w:header="284" w:footer="327" w:gutter="284"/>
          <w:pgNumType w:fmt="lowerRoman" w:start="1"/>
          <w:cols w:space="708"/>
          <w:titlePg/>
          <w:docGrid w:linePitch="360"/>
        </w:sectPr>
      </w:pPr>
    </w:p>
    <w:p w14:paraId="306C0F50" w14:textId="77777777" w:rsidR="009C6297" w:rsidRPr="00A04ED4" w:rsidRDefault="009C6297" w:rsidP="000C377B">
      <w:pPr>
        <w:sectPr w:rsidR="009C6297" w:rsidRPr="00A04ED4" w:rsidSect="00985027">
          <w:headerReference w:type="even" r:id="rId20"/>
          <w:type w:val="continuous"/>
          <w:pgSz w:w="11900" w:h="16840" w:code="11"/>
          <w:pgMar w:top="1134" w:right="1134" w:bottom="851" w:left="1134" w:header="284" w:footer="327" w:gutter="284"/>
          <w:cols w:space="708"/>
          <w:titlePg/>
          <w:docGrid w:linePitch="360"/>
        </w:sectPr>
      </w:pPr>
    </w:p>
    <w:p w14:paraId="3279923E" w14:textId="74C7CF63" w:rsidR="008F3F2E" w:rsidRPr="00A04ED4" w:rsidRDefault="008F3F2E" w:rsidP="000C377B"/>
    <w:p w14:paraId="2051BDCC" w14:textId="5DE675C6" w:rsidR="009C6297" w:rsidRPr="00A04ED4" w:rsidRDefault="00257297" w:rsidP="000F71CF">
      <w:pPr>
        <w:pStyle w:val="Ttulo1"/>
        <w:numPr>
          <w:ilvl w:val="0"/>
          <w:numId w:val="0"/>
        </w:numPr>
        <w:ind w:left="432"/>
      </w:pPr>
      <w:bookmarkStart w:id="23" w:name="_Toc530480132"/>
      <w:bookmarkStart w:id="24" w:name="_Toc530679270"/>
      <w:r w:rsidRPr="00A04ED4">
        <w:t>1 Introduccion</w:t>
      </w:r>
      <w:bookmarkEnd w:id="23"/>
      <w:bookmarkEnd w:id="24"/>
    </w:p>
    <w:p w14:paraId="265BEDCA" w14:textId="7216108B" w:rsidR="009C6297" w:rsidRPr="00A04ED4" w:rsidRDefault="009C6297" w:rsidP="000F71CF"/>
    <w:p w14:paraId="2FBE2471" w14:textId="77777777" w:rsidR="009C6297" w:rsidRPr="00A04ED4" w:rsidRDefault="009C6297" w:rsidP="009C6297">
      <w:pPr>
        <w:jc w:val="right"/>
      </w:pPr>
      <w:r w:rsidRPr="00A04ED4">
        <w:rPr>
          <w:noProof/>
          <w:lang w:eastAsia="es-ES"/>
        </w:rPr>
        <mc:AlternateContent>
          <mc:Choice Requires="wps">
            <w:drawing>
              <wp:inline distT="0" distB="0" distL="0" distR="0" wp14:anchorId="3C836FF4" wp14:editId="196AAD5F">
                <wp:extent cx="3198495" cy="1250900"/>
                <wp:effectExtent l="0" t="0" r="20955" b="26035"/>
                <wp:docPr id="2"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1250900"/>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019A4201" w14:textId="77777777" w:rsidR="00FD027E" w:rsidRDefault="00FD027E" w:rsidP="009C6297">
                            <w:pPr>
                              <w:jc w:val="right"/>
                              <w:rPr>
                                <w:rStyle w:val="nfasissutil"/>
                                <w:color w:val="A6A6A6" w:themeColor="background1" w:themeShade="A6"/>
                              </w:rPr>
                            </w:pPr>
                          </w:p>
                          <w:p w14:paraId="15E2D843" w14:textId="77777777" w:rsidR="00FD027E" w:rsidRPr="003533F5" w:rsidRDefault="00FD027E" w:rsidP="009C6297">
                            <w:pPr>
                              <w:jc w:val="right"/>
                              <w:rPr>
                                <w:rStyle w:val="nfasissutil"/>
                                <w:color w:val="A6A6A6" w:themeColor="background1" w:themeShade="A6"/>
                              </w:rPr>
                            </w:pPr>
                            <w:r>
                              <w:rPr>
                                <w:rStyle w:val="nfasissutil"/>
                                <w:color w:val="A6A6A6" w:themeColor="background1" w:themeShade="A6"/>
                              </w:rPr>
                              <w:t>Esto es una cita al principio de un capítulo</w:t>
                            </w:r>
                            <w:r w:rsidRPr="003533F5">
                              <w:rPr>
                                <w:rStyle w:val="nfasissutil"/>
                                <w:color w:val="A6A6A6" w:themeColor="background1" w:themeShade="A6"/>
                              </w:rPr>
                              <w:t xml:space="preserve">. </w:t>
                            </w:r>
                          </w:p>
                          <w:p w14:paraId="3A8F4926" w14:textId="77777777" w:rsidR="00FD027E" w:rsidRPr="003533F5" w:rsidRDefault="00FD027E" w:rsidP="009C6297">
                            <w:pPr>
                              <w:jc w:val="right"/>
                              <w:rPr>
                                <w:rStyle w:val="nfasissutil"/>
                                <w:color w:val="A6A6A6" w:themeColor="background1" w:themeShade="A6"/>
                              </w:rPr>
                            </w:pPr>
                            <w:r>
                              <w:rPr>
                                <w:rStyle w:val="nfasissutil"/>
                                <w:color w:val="A6A6A6" w:themeColor="background1" w:themeShade="A6"/>
                              </w:rPr>
                              <w:t>- El autor de la cita -</w:t>
                            </w:r>
                          </w:p>
                          <w:p w14:paraId="25F60EBC" w14:textId="77777777" w:rsidR="00FD027E" w:rsidRPr="003533F5" w:rsidRDefault="00FD027E" w:rsidP="009C6297">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type w14:anchorId="3C836FF4"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2" o:spid="_x0000_s1031" type="#_x0000_t185" style="width:251.85pt;height: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" adj="1739" strokecolor="white [3212]" strokeweight="1.5pt">
                <v:textbox inset="3.6pt,,3.6pt">
                  <w:txbxContent>
                    <w:p w14:paraId="019A4201" w14:textId="77777777" w:rsidR="00FD027E" w:rsidRDefault="00FD027E" w:rsidP="009C6297">
                      <w:pPr>
                        <w:jc w:val="right"/>
                        <w:rPr>
                          <w:rStyle w:val="nfasissutil"/>
                          <w:color w:val="A6A6A6" w:themeColor="background1" w:themeShade="A6"/>
                        </w:rPr>
                      </w:pPr>
                    </w:p>
                    <w:p w14:paraId="15E2D843" w14:textId="77777777" w:rsidR="00FD027E" w:rsidRPr="003533F5" w:rsidRDefault="00FD027E" w:rsidP="009C6297">
                      <w:pPr>
                        <w:jc w:val="right"/>
                        <w:rPr>
                          <w:rStyle w:val="nfasissutil"/>
                          <w:color w:val="A6A6A6" w:themeColor="background1" w:themeShade="A6"/>
                        </w:rPr>
                      </w:pPr>
                      <w:r>
                        <w:rPr>
                          <w:rStyle w:val="nfasissutil"/>
                          <w:color w:val="A6A6A6" w:themeColor="background1" w:themeShade="A6"/>
                        </w:rPr>
                        <w:t>Esto es una cita al principio de un capítulo</w:t>
                      </w:r>
                      <w:r w:rsidRPr="003533F5">
                        <w:rPr>
                          <w:rStyle w:val="nfasissutil"/>
                          <w:color w:val="A6A6A6" w:themeColor="background1" w:themeShade="A6"/>
                        </w:rPr>
                        <w:t xml:space="preserve">. </w:t>
                      </w:r>
                    </w:p>
                    <w:p w14:paraId="3A8F4926" w14:textId="77777777" w:rsidR="00FD027E" w:rsidRPr="003533F5" w:rsidRDefault="00FD027E" w:rsidP="009C6297">
                      <w:pPr>
                        <w:jc w:val="right"/>
                        <w:rPr>
                          <w:rStyle w:val="nfasissutil"/>
                          <w:color w:val="A6A6A6" w:themeColor="background1" w:themeShade="A6"/>
                        </w:rPr>
                      </w:pPr>
                      <w:r>
                        <w:rPr>
                          <w:rStyle w:val="nfasissutil"/>
                          <w:color w:val="A6A6A6" w:themeColor="background1" w:themeShade="A6"/>
                        </w:rPr>
                        <w:t>- El autor de la cita -</w:t>
                      </w:r>
                    </w:p>
                    <w:p w14:paraId="25F60EBC" w14:textId="77777777" w:rsidR="00FD027E" w:rsidRPr="003533F5" w:rsidRDefault="00FD027E" w:rsidP="009C6297">
                      <w:pPr>
                        <w:spacing w:after="0"/>
                        <w:jc w:val="center"/>
                        <w:rPr>
                          <w:i/>
                          <w:color w:val="A6A6A6" w:themeColor="background1" w:themeShade="A6"/>
                          <w:sz w:val="24"/>
                        </w:rPr>
                      </w:pPr>
                    </w:p>
                  </w:txbxContent>
                </v:textbox>
                <w10:anchorlock/>
              </v:shape>
            </w:pict>
          </mc:Fallback>
        </mc:AlternateContent>
      </w:r>
    </w:p>
    <w:p w14:paraId="2C88D686" w14:textId="77777777" w:rsidR="009C6297" w:rsidRPr="00A04ED4" w:rsidRDefault="009C6297" w:rsidP="009C6297"/>
    <w:p w14:paraId="61F7A259" w14:textId="0DCA65F7" w:rsidR="001214D5" w:rsidRPr="00A04ED4" w:rsidRDefault="00257297" w:rsidP="00257297">
      <w:pPr>
        <w:keepNext/>
        <w:framePr w:dropCap="drop" w:lines="3" w:wrap="around" w:vAnchor="text" w:hAnchor="page" w:x="1420" w:y="24"/>
        <w:spacing w:before="0" w:after="0" w:line="720" w:lineRule="exact"/>
        <w:textAlignment w:val="baseline"/>
      </w:pPr>
      <w:r w:rsidRPr="00A04ED4">
        <w:rPr>
          <w:position w:val="-9"/>
          <w:sz w:val="87"/>
        </w:rPr>
        <w:t>E</w:t>
      </w:r>
    </w:p>
    <w:p w14:paraId="741C126A" w14:textId="77777777" w:rsidR="001214D5" w:rsidRPr="00A04ED4" w:rsidRDefault="001214D5" w:rsidP="001214D5"/>
    <w:p w14:paraId="73FB546E" w14:textId="487E9696" w:rsidR="001214D5" w:rsidRPr="00A04ED4" w:rsidRDefault="00257297" w:rsidP="001214D5">
      <w:r w:rsidRPr="00A04ED4">
        <w:t>n</w:t>
      </w:r>
      <w:r w:rsidR="00D550D7" w:rsidRPr="00A04ED4">
        <w:t xml:space="preserve"> la actualidad, se aprecia cada vez más fácilmente la tendencia de conectar todo tipo de dispositivos cotidianos a internet, ya sea buscando comodidad (todo controlado desde el Smartphone) o productividad, con tal de aprovechar todos los datos que nos brinda internet, que no son pocos.</w:t>
      </w:r>
    </w:p>
    <w:p w14:paraId="290DE4B5" w14:textId="10AF7E69" w:rsidR="00D550D7" w:rsidRPr="00A04ED4" w:rsidRDefault="00D550D7" w:rsidP="001214D5">
      <w:r w:rsidRPr="00A04ED4">
        <w:t xml:space="preserve">Desde bombillas gestionadas por una app móvil a asistentes virtuales capaces de atender nuestras preguntas a través de comandos de voz. </w:t>
      </w:r>
    </w:p>
    <w:p w14:paraId="37913E63" w14:textId="7D7B51AD" w:rsidR="00D550D7" w:rsidRPr="00A04ED4" w:rsidRDefault="00D550D7" w:rsidP="001214D5">
      <w:r w:rsidRPr="00A04ED4">
        <w:t xml:space="preserve">¿Por qué no darle </w:t>
      </w:r>
      <w:r w:rsidR="00394669" w:rsidRPr="00A04ED4">
        <w:t>más</w:t>
      </w:r>
      <w:r w:rsidRPr="00A04ED4">
        <w:t xml:space="preserve"> posibilidades a un cuadro de luz de vivienda, con tal de volverlo más “inteligente”?</w:t>
      </w:r>
    </w:p>
    <w:p w14:paraId="7F291279" w14:textId="75EB9787" w:rsidR="00E02679" w:rsidRPr="00A04ED4" w:rsidRDefault="00D550D7" w:rsidP="000C377B">
      <w:r w:rsidRPr="00A04ED4">
        <w:t>Y si lo enfocamos para que no solo sea más cómodo y rápido llevar un control de tu consumo en euros en luz en tiempo real, sino que se preocupe también, de lanzarte sugerencias de ahorro.</w:t>
      </w:r>
    </w:p>
    <w:p w14:paraId="6A2111E6" w14:textId="1946A023" w:rsidR="004E637D" w:rsidRPr="00A04ED4" w:rsidRDefault="004E637D" w:rsidP="000C377B">
      <w:r w:rsidRPr="00A04ED4">
        <w:t>El esquema de trabajo general del sistema sería el siguiente:</w:t>
      </w:r>
    </w:p>
    <w:p w14:paraId="0707E00B" w14:textId="77777777" w:rsidR="000F71CF" w:rsidRPr="00A04ED4" w:rsidRDefault="000F71CF" w:rsidP="000F71CF">
      <w:pPr>
        <w:keepNext/>
        <w:jc w:val="center"/>
      </w:pPr>
      <w:r w:rsidRPr="00A04ED4">
        <w:rPr>
          <w:noProof/>
          <w14:ligatures w14:val="none"/>
          <w14:cntxtAlts w14:val="0"/>
        </w:rPr>
        <w:drawing>
          <wp:inline distT="0" distB="0" distL="0" distR="0" wp14:anchorId="2C18EE24" wp14:editId="4F626B90">
            <wp:extent cx="3479713" cy="3166533"/>
            <wp:effectExtent l="0" t="0" r="698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79713" cy="3166533"/>
                    </a:xfrm>
                    <a:prstGeom prst="rect">
                      <a:avLst/>
                    </a:prstGeom>
                  </pic:spPr>
                </pic:pic>
              </a:graphicData>
            </a:graphic>
          </wp:inline>
        </w:drawing>
      </w:r>
    </w:p>
    <w:p w14:paraId="457A0B99" w14:textId="628A48F2" w:rsidR="004E637D" w:rsidRPr="00A04ED4" w:rsidRDefault="000F71CF" w:rsidP="000F71CF">
      <w:pPr>
        <w:pStyle w:val="Descripcin"/>
      </w:pPr>
      <w:bookmarkStart w:id="25" w:name="_Toc530679412"/>
      <w:r w:rsidRPr="00A04ED4">
        <w:t xml:space="preserve">Ilustración </w:t>
      </w:r>
      <w:r w:rsidR="00E50419">
        <w:fldChar w:fldCharType="begin"/>
      </w:r>
      <w:r w:rsidR="00E50419">
        <w:instrText xml:space="preserve"> SEQ Ilustración \* ARABIC </w:instrText>
      </w:r>
      <w:r w:rsidR="00E50419">
        <w:fldChar w:fldCharType="separate"/>
      </w:r>
      <w:r w:rsidR="00F86991" w:rsidRPr="00A04ED4">
        <w:t>1</w:t>
      </w:r>
      <w:bookmarkEnd w:id="25"/>
      <w:r w:rsidR="00E50419">
        <w:fldChar w:fldCharType="end"/>
      </w:r>
    </w:p>
    <w:p w14:paraId="2436BA9D" w14:textId="1B5DE4B7" w:rsidR="00FC702C" w:rsidRPr="00A04ED4" w:rsidRDefault="00FC702C" w:rsidP="000C377B"/>
    <w:p w14:paraId="7C1C1419" w14:textId="44182B50" w:rsidR="00FC702C" w:rsidRPr="00A04ED4" w:rsidRDefault="00FC702C" w:rsidP="000C377B"/>
    <w:p w14:paraId="13B91B6E" w14:textId="24127244" w:rsidR="00FC702C" w:rsidRPr="00A04ED4" w:rsidRDefault="00FC702C" w:rsidP="00015BDC">
      <w:pPr>
        <w:pStyle w:val="Ttulo2"/>
        <w:numPr>
          <w:ilvl w:val="1"/>
          <w:numId w:val="38"/>
        </w:numPr>
        <w:rPr>
          <w:lang w:val="es-ES"/>
        </w:rPr>
      </w:pPr>
      <w:bookmarkStart w:id="26" w:name="_Toc530480133"/>
      <w:bookmarkStart w:id="27" w:name="_Toc530679271"/>
      <w:r w:rsidRPr="00A04ED4">
        <w:rPr>
          <w:lang w:val="es-ES"/>
        </w:rPr>
        <w:lastRenderedPageBreak/>
        <w:t>Motivación y objetivo</w:t>
      </w:r>
      <w:bookmarkEnd w:id="26"/>
      <w:bookmarkEnd w:id="27"/>
    </w:p>
    <w:p w14:paraId="6E426DBB" w14:textId="7CB919FB" w:rsidR="00FC702C" w:rsidRPr="00A04ED4" w:rsidRDefault="00FC702C" w:rsidP="000C377B">
      <w:r w:rsidRPr="00A04ED4">
        <w:t xml:space="preserve">Este trabajo de fin de </w:t>
      </w:r>
      <w:r w:rsidR="00394669" w:rsidRPr="00A04ED4">
        <w:t>grado</w:t>
      </w:r>
      <w:r w:rsidRPr="00A04ED4">
        <w:t xml:space="preserve"> simplemente sigue la </w:t>
      </w:r>
      <w:r w:rsidR="00394669" w:rsidRPr="00A04ED4">
        <w:t>tendencia</w:t>
      </w:r>
      <w:r w:rsidRPr="00A04ED4">
        <w:t xml:space="preserve"> actual del IOT, más concretamente siguiendo el término de las Smart homes, a la par que se presenta una solución a una preocupación tan común como es el ahorro energético, realmente, ahorro de dinero.</w:t>
      </w:r>
    </w:p>
    <w:p w14:paraId="4C625978" w14:textId="6E4B1D17" w:rsidR="00FC702C" w:rsidRPr="00A04ED4" w:rsidRDefault="00FC702C" w:rsidP="000C377B">
      <w:r w:rsidRPr="00A04ED4">
        <w:t xml:space="preserve">Si además a este sistema se le diera la posibilidad de tomar decisiones, del tipo </w:t>
      </w:r>
      <w:r w:rsidR="00AB3583" w:rsidRPr="00A04ED4">
        <w:t>abro</w:t>
      </w:r>
      <w:r w:rsidRPr="00A04ED4">
        <w:t xml:space="preserve"> circuito A, cierro circuito B, en función del precio de la luz, lo cual sería fácilmente implementable, se podría extender su uso a industria, donde un pequeño ahorro en luz, supondría una gran diferencia en la factura de luz.</w:t>
      </w:r>
    </w:p>
    <w:p w14:paraId="67AA01BE" w14:textId="0043A8DF" w:rsidR="00AB3583" w:rsidRPr="00A04ED4" w:rsidRDefault="00AB3583" w:rsidP="000C377B">
      <w:r w:rsidRPr="00A04ED4">
        <w:t>Además, el disponer de una app, muy sencilla de usar y con posibilidad de realimentación con notificaciones en función del estado del consumo en la casa es muy atractivo. Piénsese, que el usuario desde fuera de casa y en cualquier momento tiene a su disposición el consumo en euros en tiempo real de la vivienda, el consumo en kwh, los picos de potencia que se han registrado y a la hora que se han producido…</w:t>
      </w:r>
    </w:p>
    <w:p w14:paraId="65F6944D" w14:textId="77777777" w:rsidR="00FC702C" w:rsidRPr="00A04ED4" w:rsidRDefault="00FC702C" w:rsidP="000C377B"/>
    <w:p w14:paraId="3358E0C9" w14:textId="6DE42F46" w:rsidR="000F71CF" w:rsidRPr="00A04ED4" w:rsidRDefault="000F71CF" w:rsidP="000C377B">
      <w:pPr>
        <w:sectPr w:rsidR="000F71CF" w:rsidRPr="00A04ED4" w:rsidSect="0012268C">
          <w:headerReference w:type="even" r:id="rId22"/>
          <w:headerReference w:type="default" r:id="rId23"/>
          <w:footerReference w:type="even" r:id="rId24"/>
          <w:footerReference w:type="default" r:id="rId25"/>
          <w:headerReference w:type="first" r:id="rId26"/>
          <w:footerReference w:type="first" r:id="rId27"/>
          <w:type w:val="oddPage"/>
          <w:pgSz w:w="11900" w:h="16840" w:code="11"/>
          <w:pgMar w:top="1418" w:right="1134" w:bottom="851" w:left="1134" w:header="284" w:footer="342" w:gutter="284"/>
          <w:pgNumType w:start="1"/>
          <w:cols w:space="708"/>
          <w:titlePg/>
          <w:docGrid w:linePitch="360"/>
        </w:sectPr>
      </w:pPr>
    </w:p>
    <w:p w14:paraId="6F6E1DCB" w14:textId="14599651" w:rsidR="00257297" w:rsidRPr="00A04ED4" w:rsidRDefault="00257297" w:rsidP="00015BDC">
      <w:pPr>
        <w:pStyle w:val="Ttulo2"/>
        <w:numPr>
          <w:ilvl w:val="1"/>
          <w:numId w:val="38"/>
        </w:numPr>
        <w:rPr>
          <w:lang w:val="es-ES"/>
        </w:rPr>
      </w:pPr>
      <w:bookmarkStart w:id="28" w:name="_Toc530480134"/>
      <w:bookmarkStart w:id="29" w:name="_Toc530679272"/>
      <w:r w:rsidRPr="00A04ED4">
        <w:rPr>
          <w:lang w:val="es-ES"/>
        </w:rPr>
        <w:lastRenderedPageBreak/>
        <w:t>Estado del arte</w:t>
      </w:r>
      <w:bookmarkEnd w:id="28"/>
      <w:bookmarkEnd w:id="29"/>
    </w:p>
    <w:p w14:paraId="0D7F7D76" w14:textId="3A097CF3" w:rsidR="00AB3583" w:rsidRPr="00A04ED4" w:rsidRDefault="00AB3583" w:rsidP="00AB3583">
      <w:r w:rsidRPr="00A04ED4">
        <w:t xml:space="preserve">La automatización o monitorización de actividades en remoto, </w:t>
      </w:r>
      <w:r w:rsidR="00394669" w:rsidRPr="00A04ED4">
        <w:t>está</w:t>
      </w:r>
      <w:r w:rsidRPr="00A04ED4">
        <w:t xml:space="preserve"> experimentando un crecimiento notable, con la aparición de nuevas e incontables placas de desarrollo y plataformas IOT. </w:t>
      </w:r>
      <w:r w:rsidR="00394669" w:rsidRPr="00A04ED4">
        <w:t>Actualmente</w:t>
      </w:r>
      <w:r w:rsidRPr="00A04ED4">
        <w:t xml:space="preserve"> la mayor parte de dispositivos conectados, que quieren poder disfrutar de todos los datos que brinda internet, usan </w:t>
      </w:r>
      <w:r w:rsidR="00394669" w:rsidRPr="00A04ED4">
        <w:t>Wifi</w:t>
      </w:r>
      <w:r w:rsidR="00F62320" w:rsidRPr="00A04ED4">
        <w:t xml:space="preserve">, el principal problema que se presenta es el elevado </w:t>
      </w:r>
      <w:r w:rsidR="00394669" w:rsidRPr="00A04ED4">
        <w:t>consumo que</w:t>
      </w:r>
      <w:r w:rsidR="00F62320" w:rsidRPr="00A04ED4">
        <w:t xml:space="preserve"> tienen. Se están investigando distintas alternativas que necesiten menos energía.</w:t>
      </w:r>
    </w:p>
    <w:p w14:paraId="213B965F" w14:textId="0DFC7BF5" w:rsidR="00F62320" w:rsidRPr="00A04ED4" w:rsidRDefault="00F62320" w:rsidP="00AB3583">
      <w:r w:rsidRPr="00A04ED4">
        <w:t>La idea tuvo su aparición gracias a Kevin Ashton en el AutoId Center del MIT  en 1999, donde se andaba trabajando con técnicas de sensores y RFID.</w:t>
      </w:r>
    </w:p>
    <w:p w14:paraId="2A2C2911" w14:textId="06EBC283" w:rsidR="00D4091D" w:rsidRPr="00A04ED4" w:rsidRDefault="00D4091D" w:rsidP="00AB3583">
      <w:r w:rsidRPr="00A04ED4">
        <w:t xml:space="preserve">La flexibilidad que da una placa de desarrollo, ya sea basada en microprocesador o microcontrolador, incluso actualmente muy común el uso de placas con mcu y mpu mixtas, hacen que el ámbito de aplicación sea enorme. </w:t>
      </w:r>
    </w:p>
    <w:p w14:paraId="1D91D450" w14:textId="74D820D0" w:rsidR="00D4091D" w:rsidRPr="00A04ED4" w:rsidRDefault="00D4091D" w:rsidP="00AB3583">
      <w:r w:rsidRPr="00A04ED4">
        <w:t xml:space="preserve">Ya sea una placa extrayendo datos de internet o una placa que recoge datos de sensores y los procesa y los hace accesibles desde cualquier parte de la red, lo hace muy llamativo. </w:t>
      </w:r>
    </w:p>
    <w:p w14:paraId="226FB0DE" w14:textId="44E6C482" w:rsidR="00D4091D" w:rsidRPr="00A04ED4" w:rsidRDefault="00D4091D" w:rsidP="00AB3583">
      <w:r w:rsidRPr="00A04ED4">
        <w:t xml:space="preserve">Si a esto se le unen tendencias actuales del tipo machine learning, para el procesado de datos de una base de datos que proviene de un dispositivo conectado con el fin de predecir </w:t>
      </w:r>
      <w:r w:rsidR="00394669" w:rsidRPr="00A04ED4">
        <w:t>comportamientos y</w:t>
      </w:r>
      <w:r w:rsidRPr="00A04ED4">
        <w:t xml:space="preserve"> tendencias, su ámbito de aplicación crece </w:t>
      </w:r>
      <w:r w:rsidR="00394669" w:rsidRPr="00A04ED4">
        <w:t>aún</w:t>
      </w:r>
      <w:r w:rsidRPr="00A04ED4">
        <w:t xml:space="preserve"> más. </w:t>
      </w:r>
    </w:p>
    <w:p w14:paraId="4A2F3B69" w14:textId="77777777" w:rsidR="00A35560" w:rsidRPr="00A04ED4" w:rsidRDefault="00A35560" w:rsidP="00AB3583"/>
    <w:p w14:paraId="0C1974A1" w14:textId="71A62FE1" w:rsidR="00257297" w:rsidRPr="00A04ED4" w:rsidRDefault="00883231" w:rsidP="00015BDC">
      <w:pPr>
        <w:pStyle w:val="Ttulo2"/>
        <w:numPr>
          <w:ilvl w:val="1"/>
          <w:numId w:val="38"/>
        </w:numPr>
        <w:rPr>
          <w:lang w:val="es-ES"/>
        </w:rPr>
      </w:pPr>
      <w:bookmarkStart w:id="30" w:name="_Toc530480135"/>
      <w:bookmarkStart w:id="31" w:name="_Toc530679273"/>
      <w:r w:rsidRPr="00A04ED4">
        <w:rPr>
          <w:lang w:val="es-ES"/>
        </w:rPr>
        <w:t>Resumen del hardware usado</w:t>
      </w:r>
      <w:bookmarkEnd w:id="30"/>
      <w:bookmarkEnd w:id="31"/>
    </w:p>
    <w:p w14:paraId="3442854F" w14:textId="4E09BC22" w:rsidR="00883231" w:rsidRPr="00A04ED4" w:rsidRDefault="00BD0D29" w:rsidP="00883231">
      <w:r w:rsidRPr="00A04ED4">
        <w:t>El sistema global se compone</w:t>
      </w:r>
      <w:r w:rsidR="00883231" w:rsidRPr="00A04ED4">
        <w:t>:</w:t>
      </w:r>
    </w:p>
    <w:p w14:paraId="1181BFDC" w14:textId="14B490F3" w:rsidR="00883231" w:rsidRPr="00A04ED4" w:rsidRDefault="00883231" w:rsidP="00883231">
      <w:r w:rsidRPr="00A04ED4">
        <w:t>- Parte destinada a las lecturas con procesado intermedio:</w:t>
      </w:r>
    </w:p>
    <w:p w14:paraId="23CFE60E" w14:textId="29C40DC8" w:rsidR="00BD0D29" w:rsidRPr="00A04ED4" w:rsidRDefault="00CD6B47" w:rsidP="00883231">
      <w:r w:rsidRPr="00A04ED4">
        <w:t xml:space="preserve"> </w:t>
      </w:r>
      <w:r w:rsidR="00883231" w:rsidRPr="00A04ED4">
        <w:t xml:space="preserve">Placa de desarrollo </w:t>
      </w:r>
      <w:r w:rsidR="00883231" w:rsidRPr="00A04ED4">
        <w:rPr>
          <w:b/>
        </w:rPr>
        <w:t>linkit Smart 7688 duo</w:t>
      </w:r>
      <w:r w:rsidR="00883231" w:rsidRPr="00A04ED4">
        <w:t xml:space="preserve">, cuenta con </w:t>
      </w:r>
      <w:r w:rsidR="00394669" w:rsidRPr="00A04ED4">
        <w:t>microcontrolador</w:t>
      </w:r>
      <w:r w:rsidR="00883231" w:rsidRPr="00A04ED4">
        <w:t xml:space="preserve"> ATMEGA32U4 (se puede programar desde el ide de arduino), cuenta también con una mpu</w:t>
      </w:r>
      <w:r w:rsidR="00BD0D29" w:rsidRPr="00A04ED4">
        <w:t xml:space="preserve"> Mediatek mt7688</w:t>
      </w:r>
      <w:r w:rsidR="00883231" w:rsidRPr="00A04ED4">
        <w:t>, corriendo OpenWrt.</w:t>
      </w:r>
      <w:r w:rsidR="00A75A52" w:rsidRPr="00A04ED4">
        <w:t xml:space="preserve"> </w:t>
      </w:r>
    </w:p>
    <w:p w14:paraId="1FCB9918" w14:textId="01CA2571" w:rsidR="00CD6B47" w:rsidRPr="00A04ED4" w:rsidRDefault="00A75A52" w:rsidP="00883231">
      <w:r w:rsidRPr="00A04ED4">
        <w:t xml:space="preserve">Esta placa se encarga de la recogida de los valores de corriente y de voltaje de la red, entre muestra y  muestra hace cálculos intermedios para que el resultado posteriormente sea más rápido de obtener. Una vez realiza la lectura completa de un periodo de red, calcula valores eficaces, así como potencia activa, reactiva y cos de phi y se lo </w:t>
      </w:r>
      <w:r w:rsidR="00BD0D29" w:rsidRPr="00A04ED4">
        <w:t>transmite</w:t>
      </w:r>
      <w:r w:rsidRPr="00A04ED4">
        <w:t xml:space="preserve"> a la rpi, para que la misma gestione la app con esos nuevos datos.</w:t>
      </w:r>
    </w:p>
    <w:p w14:paraId="72AC55D6" w14:textId="645A103E" w:rsidR="00CD6B47" w:rsidRPr="00A04ED4" w:rsidRDefault="00883231" w:rsidP="00883231">
      <w:r w:rsidRPr="00A04ED4">
        <w:t xml:space="preserve">Sensor de corriente no invasivo de la serie </w:t>
      </w:r>
      <w:r w:rsidRPr="00A04ED4">
        <w:rPr>
          <w:b/>
        </w:rPr>
        <w:t>SCT013</w:t>
      </w:r>
      <w:r w:rsidRPr="00A04ED4">
        <w:t xml:space="preserve">, en concreto he </w:t>
      </w:r>
      <w:r w:rsidR="00394669" w:rsidRPr="00A04ED4">
        <w:t>trabajado</w:t>
      </w:r>
      <w:r w:rsidRPr="00A04ED4">
        <w:t xml:space="preserve"> con el SCT013-30, el cua</w:t>
      </w:r>
      <w:r w:rsidR="00CD6B47" w:rsidRPr="00A04ED4">
        <w:t>l trabaja hasta con 30 A en ac.</w:t>
      </w:r>
    </w:p>
    <w:p w14:paraId="585C3C4F" w14:textId="47138ACD" w:rsidR="00883231" w:rsidRPr="00A04ED4" w:rsidRDefault="00CD6B47" w:rsidP="00883231">
      <w:pPr>
        <w:rPr>
          <w:b/>
        </w:rPr>
      </w:pPr>
      <w:r w:rsidRPr="00A04ED4">
        <w:rPr>
          <w:b/>
        </w:rPr>
        <w:t xml:space="preserve">Transformador ac/ac </w:t>
      </w:r>
    </w:p>
    <w:p w14:paraId="28308280" w14:textId="55BE4ADB" w:rsidR="00883231" w:rsidRPr="00A04ED4" w:rsidRDefault="00394669" w:rsidP="00883231">
      <w:r w:rsidRPr="00A04ED4">
        <w:rPr>
          <w:b/>
        </w:rPr>
        <w:t>Circuito</w:t>
      </w:r>
      <w:r w:rsidR="00A75A52" w:rsidRPr="00A04ED4">
        <w:rPr>
          <w:b/>
        </w:rPr>
        <w:t xml:space="preserve"> acondicionamiento</w:t>
      </w:r>
      <w:r w:rsidRPr="00A04ED4">
        <w:t>, para adaptar el rang</w:t>
      </w:r>
      <w:r w:rsidR="00A75A52" w:rsidRPr="00A04ED4">
        <w:t>o de medidas tanto del sct como del trafo a un rango admisible por la placa.</w:t>
      </w:r>
      <w:r w:rsidR="00BD0D29" w:rsidRPr="00A04ED4">
        <w:t xml:space="preserve"> Para el transformador además de ajustar el rango completo</w:t>
      </w:r>
      <w:r w:rsidR="00657B1D" w:rsidRPr="00A04ED4">
        <w:t xml:space="preserve"> a los 0-3.3V de la placa, se </w:t>
      </w:r>
      <w:r w:rsidRPr="00A04ED4">
        <w:t>añade</w:t>
      </w:r>
      <w:r w:rsidR="00BD0D29" w:rsidRPr="00A04ED4">
        <w:t xml:space="preserve"> un offset en dc para que la señal alterna, </w:t>
      </w:r>
      <w:r w:rsidR="00657B1D" w:rsidRPr="00A04ED4">
        <w:t>se mueva siempre entre valores positivos.</w:t>
      </w:r>
    </w:p>
    <w:p w14:paraId="1B0A72E0" w14:textId="24F52831" w:rsidR="00657B1D" w:rsidRPr="00A04ED4" w:rsidRDefault="00657B1D" w:rsidP="00883231">
      <w:r w:rsidRPr="00A04ED4">
        <w:t>Para el sensor de corriente simplemente añadir el punto medio, para que los valores de tensión sean siempre positivos.</w:t>
      </w:r>
    </w:p>
    <w:p w14:paraId="50E22F2D" w14:textId="77777777" w:rsidR="00A75A52" w:rsidRPr="00A04ED4" w:rsidRDefault="00A75A52" w:rsidP="00883231"/>
    <w:p w14:paraId="4BD5AA0F" w14:textId="022EE27C" w:rsidR="00883231" w:rsidRPr="00A04ED4" w:rsidRDefault="00883231" w:rsidP="00883231">
      <w:r w:rsidRPr="00A04ED4">
        <w:t>- Servidor:</w:t>
      </w:r>
    </w:p>
    <w:p w14:paraId="5BB354E2" w14:textId="582B2850" w:rsidR="00A75A52" w:rsidRPr="00A04ED4" w:rsidRDefault="00A75A52" w:rsidP="00883231">
      <w:r w:rsidRPr="00A04ED4">
        <w:rPr>
          <w:b/>
        </w:rPr>
        <w:t>Raspberry pi 3 Model B</w:t>
      </w:r>
      <w:r w:rsidRPr="00A04ED4">
        <w:t>, corriendo raspbian(</w:t>
      </w:r>
      <w:r w:rsidR="00394669" w:rsidRPr="00A04ED4">
        <w:t>distribución</w:t>
      </w:r>
      <w:r w:rsidRPr="00A04ED4">
        <w:t xml:space="preserve"> Linux). La misma se encarga del procesado de datos provenientes de la placa y de la gestión de la app, además de la gestión de la base de datos propia.</w:t>
      </w:r>
    </w:p>
    <w:p w14:paraId="06ECA63A" w14:textId="2C570C75" w:rsidR="00A75A52" w:rsidRPr="00A04ED4" w:rsidRDefault="00A75A52" w:rsidP="00883231">
      <w:r w:rsidRPr="00A04ED4">
        <w:t>Este servidor puede ser co</w:t>
      </w:r>
      <w:r w:rsidR="00657B1D" w:rsidRPr="00A04ED4">
        <w:t>mún para varias de estas placas, si por ejemplo se tuvieran varios proyectos, todos ellos colgarían del mismo servidor.</w:t>
      </w:r>
    </w:p>
    <w:p w14:paraId="2285AC10" w14:textId="716CCA16" w:rsidR="00E469BB" w:rsidRPr="00A04ED4" w:rsidRDefault="00E469BB" w:rsidP="00883231">
      <w:r w:rsidRPr="00A04ED4">
        <w:t>Como ya se ha mencionado, finalmente a modo de servidor se ha migrado desde la Raspberry a una máquina virtual dentro de un servidor perteneciente a Google con Debian 9 como sistema operativo.</w:t>
      </w:r>
    </w:p>
    <w:p w14:paraId="30F4EA56" w14:textId="5D9B85A9" w:rsidR="00657B1D" w:rsidRPr="00A04ED4" w:rsidRDefault="00657B1D" w:rsidP="00883231"/>
    <w:p w14:paraId="4C37D817" w14:textId="5D047657" w:rsidR="00CD6B47" w:rsidRPr="00A04ED4" w:rsidRDefault="00CD6B47" w:rsidP="00883231"/>
    <w:p w14:paraId="0F3CD993" w14:textId="111D6126" w:rsidR="00CD6B47" w:rsidRPr="00A04ED4" w:rsidRDefault="00CD6B47" w:rsidP="00883231"/>
    <w:p w14:paraId="451BF3EE" w14:textId="3E11A8D7" w:rsidR="00CD6B47" w:rsidRPr="00A04ED4" w:rsidRDefault="00CD6B47" w:rsidP="00883231"/>
    <w:p w14:paraId="531ED4A9" w14:textId="3CAC0218" w:rsidR="0068012D" w:rsidRPr="00A04ED4" w:rsidRDefault="00657B1D" w:rsidP="00F62320">
      <w:pPr>
        <w:pStyle w:val="Ttulo1"/>
        <w:numPr>
          <w:ilvl w:val="0"/>
          <w:numId w:val="36"/>
        </w:numPr>
      </w:pPr>
      <w:bookmarkStart w:id="32" w:name="_Toc530480136"/>
      <w:bookmarkStart w:id="33" w:name="_Toc530679274"/>
      <w:r w:rsidRPr="00A04ED4">
        <w:t>Hardware</w:t>
      </w:r>
      <w:bookmarkEnd w:id="32"/>
      <w:bookmarkEnd w:id="33"/>
    </w:p>
    <w:p w14:paraId="60D145FD" w14:textId="77777777" w:rsidR="0068012D" w:rsidRPr="00A04ED4" w:rsidRDefault="0068012D" w:rsidP="0068012D">
      <w:pPr>
        <w:jc w:val="right"/>
      </w:pPr>
    </w:p>
    <w:p w14:paraId="5776D8A5" w14:textId="77777777" w:rsidR="0068012D" w:rsidRPr="00A04ED4" w:rsidRDefault="0068012D" w:rsidP="0068012D">
      <w:pPr>
        <w:jc w:val="right"/>
      </w:pPr>
    </w:p>
    <w:p w14:paraId="056214B3" w14:textId="77777777" w:rsidR="0068012D" w:rsidRPr="00A04ED4" w:rsidRDefault="0068012D" w:rsidP="0068012D">
      <w:pPr>
        <w:jc w:val="right"/>
      </w:pPr>
    </w:p>
    <w:p w14:paraId="1EC0D9F1" w14:textId="77777777" w:rsidR="0068012D" w:rsidRPr="00A04ED4" w:rsidRDefault="0068012D" w:rsidP="0068012D">
      <w:pPr>
        <w:jc w:val="right"/>
      </w:pPr>
    </w:p>
    <w:p w14:paraId="6775ADE4" w14:textId="77777777" w:rsidR="0068012D" w:rsidRPr="00A04ED4" w:rsidRDefault="0068012D" w:rsidP="0068012D">
      <w:pPr>
        <w:jc w:val="right"/>
      </w:pPr>
    </w:p>
    <w:p w14:paraId="289CFEA3" w14:textId="77777777" w:rsidR="0068012D" w:rsidRPr="00A04ED4" w:rsidRDefault="0068012D" w:rsidP="0068012D">
      <w:pPr>
        <w:jc w:val="right"/>
      </w:pPr>
      <w:r w:rsidRPr="00A04ED4">
        <w:rPr>
          <w:noProof/>
          <w:lang w:eastAsia="es-ES"/>
        </w:rPr>
        <mc:AlternateContent>
          <mc:Choice Requires="wps">
            <w:drawing>
              <wp:inline distT="0" distB="0" distL="0" distR="0" wp14:anchorId="45E01A1C" wp14:editId="41567984">
                <wp:extent cx="3198495" cy="1250900"/>
                <wp:effectExtent l="0" t="0" r="20955" b="26035"/>
                <wp:docPr id="5"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1250900"/>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44DE731A" w14:textId="77777777" w:rsidR="00FD027E" w:rsidRDefault="00FD027E" w:rsidP="0068012D">
                            <w:pPr>
                              <w:jc w:val="right"/>
                              <w:rPr>
                                <w:rStyle w:val="nfasissutil"/>
                                <w:color w:val="A6A6A6" w:themeColor="background1" w:themeShade="A6"/>
                              </w:rPr>
                            </w:pPr>
                          </w:p>
                          <w:p w14:paraId="04FFC840" w14:textId="00247213" w:rsidR="00FD027E" w:rsidRPr="005C5D3B" w:rsidRDefault="00FD027E" w:rsidP="0068012D">
                            <w:pPr>
                              <w:jc w:val="right"/>
                              <w:rPr>
                                <w:rStyle w:val="nfasissutil"/>
                                <w:color w:val="auto"/>
                              </w:rPr>
                            </w:pPr>
                            <w:r w:rsidRPr="005C5D3B">
                              <w:rPr>
                                <w:rStyle w:val="nfasissutil"/>
                                <w:color w:val="auto"/>
                              </w:rPr>
                              <w:t>Texto elaborado por Marísa Balsa, de la Biblioteca de la Escuela Técnica Superior de Ingeniería de la Universidad de Sevilla</w:t>
                            </w:r>
                          </w:p>
                          <w:p w14:paraId="63B1F186" w14:textId="77777777" w:rsidR="00FD027E" w:rsidRPr="003533F5" w:rsidRDefault="00FD027E" w:rsidP="0068012D">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 w14:anchorId="45E01A1C" id="_x0000_s1032" type="#_x0000_t185" style="width:251.85pt;height: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" adj="1739" strokecolor="white [3212]" strokeweight="1.5pt">
                <v:textbox inset="3.6pt,,3.6pt">
                  <w:txbxContent>
                    <w:p w14:paraId="44DE731A" w14:textId="77777777" w:rsidR="00FD027E" w:rsidRDefault="00FD027E" w:rsidP="0068012D">
                      <w:pPr>
                        <w:jc w:val="right"/>
                        <w:rPr>
                          <w:rStyle w:val="nfasissutil"/>
                          <w:color w:val="A6A6A6" w:themeColor="background1" w:themeShade="A6"/>
                        </w:rPr>
                      </w:pPr>
                    </w:p>
                    <w:p w14:paraId="04FFC840" w14:textId="00247213" w:rsidR="00FD027E" w:rsidRPr="005C5D3B" w:rsidRDefault="00FD027E" w:rsidP="0068012D">
                      <w:pPr>
                        <w:jc w:val="right"/>
                        <w:rPr>
                          <w:rStyle w:val="nfasissutil"/>
                          <w:color w:val="auto"/>
                        </w:rPr>
                      </w:pPr>
                      <w:r w:rsidRPr="005C5D3B">
                        <w:rPr>
                          <w:rStyle w:val="nfasissutil"/>
                          <w:color w:val="auto"/>
                        </w:rPr>
                        <w:t>Texto elaborado por Marísa Balsa, de la Biblioteca de la Escuela Técnica Superior de Ingeniería de la Universidad de Sevilla</w:t>
                      </w:r>
                    </w:p>
                    <w:p w14:paraId="63B1F186" w14:textId="77777777" w:rsidR="00FD027E" w:rsidRPr="003533F5" w:rsidRDefault="00FD027E" w:rsidP="0068012D">
                      <w:pPr>
                        <w:spacing w:after="0"/>
                        <w:jc w:val="center"/>
                        <w:rPr>
                          <w:i/>
                          <w:color w:val="A6A6A6" w:themeColor="background1" w:themeShade="A6"/>
                          <w:sz w:val="24"/>
                        </w:rPr>
                      </w:pPr>
                    </w:p>
                  </w:txbxContent>
                </v:textbox>
                <w10:anchorlock/>
              </v:shape>
            </w:pict>
          </mc:Fallback>
        </mc:AlternateContent>
      </w:r>
    </w:p>
    <w:p w14:paraId="29E181E4" w14:textId="77777777" w:rsidR="0068012D" w:rsidRPr="00A04ED4" w:rsidRDefault="0068012D" w:rsidP="0068012D"/>
    <w:p w14:paraId="4B40D707" w14:textId="0DFD044C" w:rsidR="0068012D" w:rsidRPr="00A04ED4" w:rsidRDefault="00CD6B47" w:rsidP="0068012D">
      <w:pPr>
        <w:keepNext/>
        <w:framePr w:dropCap="drop" w:lines="4" w:h="721" w:hRule="exact" w:wrap="around" w:vAnchor="text" w:hAnchor="page" w:x="1420" w:y="24"/>
        <w:spacing w:before="0" w:after="0" w:line="721" w:lineRule="exact"/>
        <w:textAlignment w:val="baseline"/>
        <w:rPr>
          <w:position w:val="-9"/>
          <w:sz w:val="87"/>
        </w:rPr>
      </w:pPr>
      <w:r w:rsidRPr="00A04ED4">
        <w:rPr>
          <w:position w:val="-9"/>
          <w:sz w:val="87"/>
        </w:rPr>
        <w:t>L</w:t>
      </w:r>
    </w:p>
    <w:p w14:paraId="343D8AEC" w14:textId="5A1168BB" w:rsidR="00305246" w:rsidRPr="00A04ED4" w:rsidRDefault="006200A7" w:rsidP="003B233B">
      <w:pPr>
        <w:ind w:left="340"/>
        <w:jc w:val="left"/>
      </w:pPr>
      <w:r w:rsidRPr="00A04ED4">
        <w:t xml:space="preserve">A idea que se tenía desde el primer momento para abordar el trabajo era dividir el sistema en 3 módulos. Por un </w:t>
      </w:r>
      <w:r w:rsidR="00394669" w:rsidRPr="00A04ED4">
        <w:t>lado,</w:t>
      </w:r>
      <w:r w:rsidRPr="00A04ED4">
        <w:t xml:space="preserve"> un</w:t>
      </w:r>
      <w:r w:rsidR="00FE0EA0" w:rsidRPr="00A04ED4">
        <w:t>a placa basada en</w:t>
      </w:r>
      <w:r w:rsidRPr="00A04ED4">
        <w:t xml:space="preserve"> microcontrolador que s</w:t>
      </w:r>
      <w:r w:rsidR="00FE0EA0" w:rsidRPr="00A04ED4">
        <w:t xml:space="preserve">e encargara de las lecturas, una placa basada en </w:t>
      </w:r>
      <w:r w:rsidR="00394669" w:rsidRPr="00A04ED4">
        <w:t>microprocesador</w:t>
      </w:r>
      <w:r w:rsidRPr="00A04ED4">
        <w:t xml:space="preserve"> que se encargara de realizar procesado y envio de datos al servidor, y el mismo servidor para el control de la base de datos y la gestión de la app.</w:t>
      </w:r>
    </w:p>
    <w:p w14:paraId="5DB2C2FB" w14:textId="09A6B028" w:rsidR="006200A7" w:rsidRPr="00A04ED4" w:rsidRDefault="00394669" w:rsidP="003B233B">
      <w:pPr>
        <w:ind w:left="340"/>
        <w:jc w:val="left"/>
      </w:pPr>
      <w:r w:rsidRPr="00A04ED4">
        <w:t>Primeramente,</w:t>
      </w:r>
      <w:r w:rsidR="006200A7" w:rsidRPr="00A04ED4">
        <w:t xml:space="preserve"> s</w:t>
      </w:r>
      <w:r w:rsidR="00657B1D" w:rsidRPr="00A04ED4">
        <w:t xml:space="preserve">e comenzaron las pruebas con la “famosa” placa </w:t>
      </w:r>
      <w:r w:rsidR="006200A7" w:rsidRPr="00A04ED4">
        <w:t>esp8266, placa ampliamente usada para el IoT, con un modesto precio y unas características bien sobradas.</w:t>
      </w:r>
      <w:r w:rsidR="009374D0" w:rsidRPr="00A04ED4">
        <w:t xml:space="preserve"> </w:t>
      </w:r>
      <w:r w:rsidRPr="00A04ED4">
        <w:t>También</w:t>
      </w:r>
      <w:r w:rsidR="00C466A8" w:rsidRPr="00A04ED4">
        <w:t xml:space="preserve"> para las </w:t>
      </w:r>
      <w:r w:rsidRPr="00A04ED4">
        <w:t>primeras pruebas</w:t>
      </w:r>
      <w:r w:rsidR="00C466A8" w:rsidRPr="00A04ED4">
        <w:t xml:space="preserve"> se hicieron tests con un Arduino Uno.</w:t>
      </w:r>
    </w:p>
    <w:p w14:paraId="7436B200" w14:textId="7E1FCD08" w:rsidR="00C466A8" w:rsidRPr="00A04ED4" w:rsidRDefault="00C466A8" w:rsidP="003B233B">
      <w:pPr>
        <w:ind w:left="340"/>
        <w:jc w:val="left"/>
      </w:pPr>
    </w:p>
    <w:p w14:paraId="250996FB" w14:textId="3EBA82B5" w:rsidR="00C466A8" w:rsidRPr="00A04ED4" w:rsidRDefault="00C466A8" w:rsidP="003B233B">
      <w:pPr>
        <w:ind w:left="340"/>
        <w:jc w:val="left"/>
      </w:pPr>
      <w:r w:rsidRPr="00A04ED4">
        <w:t xml:space="preserve">Del esp, existía la desventaja de la poca documentación relativa al uso de su ADC interno. Tampoco fue fácil encontrar información relativa a sus TIMERs internos. Como lo que se buscaba era </w:t>
      </w:r>
      <w:r w:rsidR="00217832" w:rsidRPr="00A04ED4">
        <w:t>poder asociar un TIMER con el ADC, para tener control sobre cuando se realizaba la lectura de voltaje e intensidad, se requería programar estos periféricos a nivel de registros.</w:t>
      </w:r>
    </w:p>
    <w:p w14:paraId="73AE70A6" w14:textId="5170E97A" w:rsidR="00217832" w:rsidRPr="00A04ED4" w:rsidRDefault="00217832" w:rsidP="003B233B">
      <w:pPr>
        <w:ind w:left="340"/>
        <w:jc w:val="left"/>
      </w:pPr>
      <w:r w:rsidRPr="00A04ED4">
        <w:t>Con el arduino Uno, y su atmega328p, se consiguió programar estos dos periféricos y hacer que el tiempo de muestreo de las lecturas estuviera acordado.</w:t>
      </w:r>
    </w:p>
    <w:p w14:paraId="73B9CEB9" w14:textId="0A4DC44F" w:rsidR="00217832" w:rsidRPr="00A04ED4" w:rsidRDefault="00217832" w:rsidP="003B233B">
      <w:pPr>
        <w:ind w:left="340"/>
        <w:jc w:val="left"/>
      </w:pPr>
    </w:p>
    <w:p w14:paraId="6470C298" w14:textId="72C7A134" w:rsidR="00217832" w:rsidRPr="00A04ED4" w:rsidRDefault="00217832" w:rsidP="003B233B">
      <w:pPr>
        <w:ind w:left="340"/>
        <w:jc w:val="left"/>
      </w:pPr>
      <w:r w:rsidRPr="00A04ED4">
        <w:t xml:space="preserve">Posteriormente, se optó por usar la placa de desarrollo linkit Smart 7688 duo, la cual integra, como se comentó anteriormente un mcu y un mpu, </w:t>
      </w:r>
      <w:r w:rsidR="003C5B81" w:rsidRPr="00A04ED4">
        <w:t>comunicados por puerto serie entre sí. Sería equivalente al Arduino Yun.</w:t>
      </w:r>
    </w:p>
    <w:p w14:paraId="6F803D60" w14:textId="1DDFB415" w:rsidR="003C5B81" w:rsidRPr="00A04ED4" w:rsidRDefault="003C5B81" w:rsidP="003B233B">
      <w:pPr>
        <w:ind w:left="340"/>
        <w:jc w:val="left"/>
      </w:pPr>
      <w:r w:rsidRPr="00A04ED4">
        <w:t>Por unos 15€, se puede obtener esta placa. Las ventajas que aporta son las siguientes:</w:t>
      </w:r>
    </w:p>
    <w:p w14:paraId="2A0C4845" w14:textId="671F86DD" w:rsidR="003C5B81" w:rsidRPr="00A04ED4" w:rsidRDefault="003C5B81" w:rsidP="003B233B">
      <w:pPr>
        <w:pStyle w:val="Prrafodelista"/>
        <w:numPr>
          <w:ilvl w:val="0"/>
          <w:numId w:val="37"/>
        </w:numPr>
        <w:ind w:left="700"/>
        <w:jc w:val="left"/>
      </w:pPr>
      <w:r w:rsidRPr="00A04ED4">
        <w:t>El mcu se puede programar usando el IDE de Arduino.</w:t>
      </w:r>
    </w:p>
    <w:p w14:paraId="3F85B0EA" w14:textId="6DC60EC4" w:rsidR="003C5B81" w:rsidRPr="00A04ED4" w:rsidRDefault="003C5B81" w:rsidP="003B233B">
      <w:pPr>
        <w:pStyle w:val="Prrafodelista"/>
        <w:numPr>
          <w:ilvl w:val="0"/>
          <w:numId w:val="37"/>
        </w:numPr>
        <w:ind w:left="700"/>
        <w:jc w:val="left"/>
      </w:pPr>
      <w:r w:rsidRPr="00A04ED4">
        <w:t>El mpu corre un SO, OpenWrt, que brinda muchas oportunidades complementando al mcu anterior.</w:t>
      </w:r>
    </w:p>
    <w:p w14:paraId="6231619F" w14:textId="22FD51F9" w:rsidR="003C5B81" w:rsidRPr="00A04ED4" w:rsidRDefault="003C5B81" w:rsidP="003B233B">
      <w:pPr>
        <w:pStyle w:val="Prrafodelista"/>
        <w:numPr>
          <w:ilvl w:val="0"/>
          <w:numId w:val="37"/>
        </w:numPr>
        <w:ind w:left="700"/>
        <w:jc w:val="left"/>
      </w:pPr>
      <w:r w:rsidRPr="00A04ED4">
        <w:t>Cuenta con slot SD, para ampliar la memoria interna</w:t>
      </w:r>
      <w:r w:rsidR="00AF014B" w:rsidRPr="00A04ED4">
        <w:t>.</w:t>
      </w:r>
    </w:p>
    <w:p w14:paraId="6B3E793F" w14:textId="5880CCF8" w:rsidR="00AF014B" w:rsidRPr="00A04ED4" w:rsidRDefault="00AF014B" w:rsidP="003B233B">
      <w:pPr>
        <w:pStyle w:val="Prrafodelista"/>
        <w:numPr>
          <w:ilvl w:val="0"/>
          <w:numId w:val="37"/>
        </w:numPr>
        <w:ind w:left="700"/>
        <w:jc w:val="left"/>
      </w:pPr>
      <w:r w:rsidRPr="00A04ED4">
        <w:t>Cuenta con comunicación Wifi-ethernet.</w:t>
      </w:r>
    </w:p>
    <w:p w14:paraId="60441A29" w14:textId="43F42831" w:rsidR="00AF014B" w:rsidRPr="00A04ED4" w:rsidRDefault="00AF014B" w:rsidP="003B233B">
      <w:pPr>
        <w:pStyle w:val="Prrafodelista"/>
        <w:ind w:left="340"/>
        <w:jc w:val="left"/>
      </w:pPr>
    </w:p>
    <w:p w14:paraId="08B6B765" w14:textId="661342E4" w:rsidR="00AF014B" w:rsidRPr="00A04ED4" w:rsidRDefault="00AF014B" w:rsidP="003B233B">
      <w:pPr>
        <w:ind w:left="340"/>
        <w:jc w:val="left"/>
      </w:pPr>
    </w:p>
    <w:p w14:paraId="5F3723AC" w14:textId="4B30D8D8" w:rsidR="009374D0" w:rsidRPr="00A04ED4" w:rsidRDefault="009374D0" w:rsidP="003B233B">
      <w:pPr>
        <w:ind w:left="340"/>
        <w:jc w:val="left"/>
      </w:pPr>
    </w:p>
    <w:p w14:paraId="08A5306F" w14:textId="48373954" w:rsidR="006200A7" w:rsidRPr="00A04ED4" w:rsidRDefault="00AF014B" w:rsidP="003B233B">
      <w:pPr>
        <w:ind w:left="113"/>
        <w:jc w:val="left"/>
      </w:pPr>
      <w:r w:rsidRPr="00A04ED4">
        <w:t xml:space="preserve">Entonces, la mcu programada desde el entorno de arduino, se encarga de la lectura de los sensores de manera periódica, así como de enviar los datos finales a la raspberry, para que los </w:t>
      </w:r>
      <w:r w:rsidR="00394669" w:rsidRPr="00A04ED4">
        <w:t>dirija</w:t>
      </w:r>
      <w:r w:rsidRPr="00A04ED4">
        <w:t xml:space="preserve"> a la app.</w:t>
      </w:r>
    </w:p>
    <w:p w14:paraId="569F6302" w14:textId="581C1D93" w:rsidR="000378AB" w:rsidRPr="00A04ED4" w:rsidRDefault="000378AB" w:rsidP="003B233B">
      <w:pPr>
        <w:ind w:left="113"/>
        <w:jc w:val="left"/>
      </w:pPr>
      <w:r w:rsidRPr="00A04ED4">
        <w:t xml:space="preserve">La mpu de la misma placa, apoya a la mcu, con su chip </w:t>
      </w:r>
      <w:r w:rsidR="00394669" w:rsidRPr="00A04ED4">
        <w:t>Wifi</w:t>
      </w:r>
      <w:r w:rsidRPr="00A04ED4">
        <w:t>.</w:t>
      </w:r>
    </w:p>
    <w:p w14:paraId="302974B3" w14:textId="5E9B72AB" w:rsidR="000378AB" w:rsidRPr="00A04ED4" w:rsidRDefault="000378AB" w:rsidP="003B233B">
      <w:pPr>
        <w:ind w:left="113"/>
        <w:jc w:val="left"/>
      </w:pPr>
    </w:p>
    <w:p w14:paraId="0C8B02AF" w14:textId="2E8AEB07" w:rsidR="000378AB" w:rsidRPr="00A04ED4" w:rsidRDefault="000378AB" w:rsidP="003B233B">
      <w:pPr>
        <w:ind w:left="113"/>
        <w:jc w:val="left"/>
      </w:pPr>
      <w:r w:rsidRPr="00A04ED4">
        <w:t>Anteriorm</w:t>
      </w:r>
      <w:r w:rsidR="0063631D" w:rsidRPr="00A04ED4">
        <w:t>ente, se quiso cargar toda la pa</w:t>
      </w:r>
      <w:r w:rsidRPr="00A04ED4">
        <w:t xml:space="preserve">rte de gestión de la app dentro del mpu de la placa Linkit, </w:t>
      </w:r>
      <w:r w:rsidR="0063631D" w:rsidRPr="00A04ED4">
        <w:t>pero tras varios intentos de compilación cruzada fallidos, todo debido a falta de librerías de ciertas plataformas IOT, para este SO</w:t>
      </w:r>
      <w:r w:rsidR="0090678E" w:rsidRPr="00A04ED4">
        <w:t>(OpenWrt)</w:t>
      </w:r>
      <w:r w:rsidR="0063631D" w:rsidRPr="00A04ED4">
        <w:t>, se optó por trasladar este programa escrito en C a la rpi.</w:t>
      </w:r>
    </w:p>
    <w:p w14:paraId="05974FB5" w14:textId="1671320B" w:rsidR="00AF014B" w:rsidRPr="00A04ED4" w:rsidRDefault="0063631D" w:rsidP="00A35560">
      <w:pPr>
        <w:ind w:left="113"/>
        <w:jc w:val="left"/>
      </w:pPr>
      <w:r w:rsidRPr="00A04ED4">
        <w:t>Se darán más detalles, en el sigui</w:t>
      </w:r>
      <w:r w:rsidR="00A35560" w:rsidRPr="00A04ED4">
        <w:t>ente punto dedicado a software.</w:t>
      </w:r>
    </w:p>
    <w:p w14:paraId="051368F0" w14:textId="0B27B1C5" w:rsidR="00D12F9C" w:rsidRPr="00A04ED4" w:rsidRDefault="00D12F9C" w:rsidP="00A35560">
      <w:pPr>
        <w:ind w:left="113"/>
        <w:jc w:val="left"/>
      </w:pPr>
    </w:p>
    <w:p w14:paraId="0CDB8FB6" w14:textId="7B25C903" w:rsidR="00D12F9C" w:rsidRPr="00A04ED4" w:rsidRDefault="00D12F9C" w:rsidP="00A35560">
      <w:pPr>
        <w:ind w:left="113"/>
        <w:jc w:val="left"/>
      </w:pPr>
      <w:r w:rsidRPr="00A04ED4">
        <w:t>Para el prototipo se monta una caja estanca con carril DIN, para montar la placa de prototipado, junto al transformador y la salida del sensor de corriente tipo pinza y el conector para la lectura de la tensión.</w:t>
      </w:r>
    </w:p>
    <w:p w14:paraId="5C26DA69" w14:textId="4D7AB4EB" w:rsidR="005C5D3B" w:rsidRPr="00A04ED4" w:rsidRDefault="005C5D3B" w:rsidP="0038248D">
      <w:pPr>
        <w:pStyle w:val="Ttulo1"/>
        <w:numPr>
          <w:ilvl w:val="0"/>
          <w:numId w:val="0"/>
        </w:numPr>
        <w:jc w:val="both"/>
        <w:sectPr w:rsidR="005C5D3B" w:rsidRPr="00A04ED4" w:rsidSect="0012268C">
          <w:headerReference w:type="even" r:id="rId28"/>
          <w:footerReference w:type="default" r:id="rId29"/>
          <w:type w:val="oddPage"/>
          <w:pgSz w:w="11900" w:h="16840" w:code="11"/>
          <w:pgMar w:top="1418" w:right="1134" w:bottom="851" w:left="1134" w:header="284" w:footer="342" w:gutter="284"/>
          <w:cols w:space="708"/>
          <w:titlePg/>
          <w:docGrid w:linePitch="360"/>
        </w:sectPr>
      </w:pPr>
    </w:p>
    <w:p w14:paraId="395FC566" w14:textId="24A3A7AA" w:rsidR="003B233B" w:rsidRPr="00A04ED4" w:rsidRDefault="00AD7229" w:rsidP="00015BDC">
      <w:pPr>
        <w:pStyle w:val="Ttulo2"/>
        <w:numPr>
          <w:ilvl w:val="1"/>
          <w:numId w:val="36"/>
        </w:numPr>
        <w:rPr>
          <w:lang w:val="es-ES"/>
        </w:rPr>
      </w:pPr>
      <w:bookmarkStart w:id="34" w:name="_Toc345079973"/>
      <w:bookmarkStart w:id="35" w:name="_Toc229935395"/>
      <w:bookmarkStart w:id="36" w:name="_Toc229935587"/>
      <w:bookmarkStart w:id="37" w:name="_Ref327721819"/>
      <w:bookmarkEnd w:id="2"/>
      <w:r w:rsidRPr="00A04ED4">
        <w:rPr>
          <w:lang w:val="es-ES"/>
        </w:rPr>
        <w:lastRenderedPageBreak/>
        <w:t xml:space="preserve"> </w:t>
      </w:r>
      <w:bookmarkStart w:id="38" w:name="_Toc530480137"/>
      <w:bookmarkStart w:id="39" w:name="_Toc530679275"/>
      <w:r w:rsidRPr="00A04ED4">
        <w:rPr>
          <w:lang w:val="es-ES"/>
        </w:rPr>
        <w:t>Linkit Smart 7688 Duo</w:t>
      </w:r>
      <w:bookmarkEnd w:id="38"/>
      <w:bookmarkEnd w:id="39"/>
    </w:p>
    <w:p w14:paraId="03824815" w14:textId="77777777" w:rsidR="0031008F" w:rsidRPr="00A04ED4" w:rsidRDefault="00792F59" w:rsidP="0031008F">
      <w:pPr>
        <w:keepNext/>
        <w:jc w:val="center"/>
      </w:pPr>
      <w:r w:rsidRPr="00A04ED4">
        <w:rPr>
          <w:noProof/>
          <w14:ligatures w14:val="none"/>
          <w14:cntxtAlts w14:val="0"/>
        </w:rPr>
        <w:drawing>
          <wp:inline distT="0" distB="0" distL="0" distR="0" wp14:anchorId="29F9720B" wp14:editId="2342B9F4">
            <wp:extent cx="4152900" cy="2825802"/>
            <wp:effectExtent l="0" t="0" r="0" b="0"/>
            <wp:docPr id="23" name="Imagen 23"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1.1.PNG"/>
                    <pic:cNvPicPr/>
                  </pic:nvPicPr>
                  <pic:blipFill>
                    <a:blip r:embed="rId30"/>
                    <a:stretch>
                      <a:fillRect/>
                    </a:stretch>
                  </pic:blipFill>
                  <pic:spPr>
                    <a:xfrm>
                      <a:off x="0" y="0"/>
                      <a:ext cx="4161752" cy="2831825"/>
                    </a:xfrm>
                    <a:prstGeom prst="rect">
                      <a:avLst/>
                    </a:prstGeom>
                  </pic:spPr>
                </pic:pic>
              </a:graphicData>
            </a:graphic>
          </wp:inline>
        </w:drawing>
      </w:r>
    </w:p>
    <w:p w14:paraId="3563FA54" w14:textId="51EF061E" w:rsidR="00ED30C5" w:rsidRPr="00A04ED4" w:rsidRDefault="0031008F" w:rsidP="0031008F">
      <w:pPr>
        <w:pStyle w:val="Descripcin"/>
      </w:pPr>
      <w:bookmarkStart w:id="40" w:name="_Toc530480728"/>
      <w:r w:rsidRPr="00A04ED4">
        <w:t xml:space="preserve">Figure </w:t>
      </w:r>
      <w:r w:rsidR="00E50419">
        <w:fldChar w:fldCharType="begin"/>
      </w:r>
      <w:r w:rsidR="00E50419">
        <w:instrText xml:space="preserve"> SEQ Figure \* ARABIC </w:instrText>
      </w:r>
      <w:r w:rsidR="00E50419">
        <w:fldChar w:fldCharType="separate"/>
      </w:r>
      <w:r w:rsidR="00F86991" w:rsidRPr="00A04ED4">
        <w:t>1</w:t>
      </w:r>
      <w:bookmarkEnd w:id="40"/>
      <w:r w:rsidR="00E50419">
        <w:fldChar w:fldCharType="end"/>
      </w:r>
    </w:p>
    <w:p w14:paraId="1984D9FF" w14:textId="34638373" w:rsidR="00036A9D" w:rsidRPr="00A04ED4" w:rsidRDefault="00036A9D" w:rsidP="003B233B">
      <w:r w:rsidRPr="00A04ED4">
        <w:t>Como ya se adelantó anteriormente esta placa de desarrollo cuenta con una mpu apoyada por una mcu.</w:t>
      </w:r>
      <w:r w:rsidR="00394669" w:rsidRPr="00A04ED4">
        <w:t xml:space="preserve"> </w:t>
      </w:r>
      <w:r w:rsidR="00713250" w:rsidRPr="00A04ED4">
        <w:t xml:space="preserve">Es una placa diseñada para el IoT. </w:t>
      </w:r>
      <w:r w:rsidRPr="00A04ED4">
        <w:t>En concreto cuenta con un ATmega32U4, como mcu, el cual puede ser programado usando el ide de Arduino. La mpu, es una Mediatek MT7688AN</w:t>
      </w:r>
      <w:r w:rsidR="00E93DF4" w:rsidRPr="00A04ED4">
        <w:t xml:space="preserve"> corriendo Linux, en concreto OpenWrt</w:t>
      </w:r>
      <w:r w:rsidRPr="00A04ED4">
        <w:t>. Posee conectividad WiFi, numerosos periféricos internos (asociados a la mcu).</w:t>
      </w:r>
    </w:p>
    <w:p w14:paraId="68B6A7AB" w14:textId="52036227" w:rsidR="00E93DF4" w:rsidRPr="00A04ED4" w:rsidRDefault="00E93DF4" w:rsidP="003B233B">
      <w:r w:rsidRPr="00A04ED4">
        <w:t>Problemas detectados durante su uso:</w:t>
      </w:r>
    </w:p>
    <w:p w14:paraId="66D95B5E" w14:textId="661E4F55" w:rsidR="00E93DF4" w:rsidRPr="00A04ED4" w:rsidRDefault="00E93DF4" w:rsidP="00E93DF4">
      <w:pPr>
        <w:pStyle w:val="Prrafodelista"/>
        <w:numPr>
          <w:ilvl w:val="0"/>
          <w:numId w:val="43"/>
        </w:numPr>
      </w:pPr>
      <w:r w:rsidRPr="00A04ED4">
        <w:t>De fábrica sin SO, lo cual no suele ser habitual. Se procede a descargar la imagen desde la página del fabricante y cargarla sobre la placa haciendo uso de memoria usb formateada en un formato en específico(FAT32).</w:t>
      </w:r>
    </w:p>
    <w:p w14:paraId="0CF330B7" w14:textId="31A1A9E1" w:rsidR="00100C9C" w:rsidRPr="00A04ED4" w:rsidRDefault="00E93DF4" w:rsidP="00100C9C">
      <w:pPr>
        <w:pStyle w:val="Prrafodelista"/>
        <w:numPr>
          <w:ilvl w:val="0"/>
          <w:numId w:val="43"/>
        </w:numPr>
      </w:pPr>
      <w:r w:rsidRPr="00A04ED4">
        <w:t xml:space="preserve">Pasar de modo estación a punto de acceso para reconfigurar la red wifi a la que se conecta </w:t>
      </w:r>
      <w:r w:rsidR="00100C9C" w:rsidRPr="00A04ED4">
        <w:t>puede llegar  a resultar un poco tedioso.</w:t>
      </w:r>
    </w:p>
    <w:p w14:paraId="21FEFDB3" w14:textId="5CFF1279" w:rsidR="00100C9C" w:rsidRPr="00A04ED4" w:rsidRDefault="00100C9C" w:rsidP="00100C9C">
      <w:pPr>
        <w:pStyle w:val="Prrafodelista"/>
        <w:numPr>
          <w:ilvl w:val="0"/>
          <w:numId w:val="43"/>
        </w:numPr>
      </w:pPr>
      <w:r w:rsidRPr="00A04ED4">
        <w:t>Memoria de programa de ATMEGA32U4 se queda corta muy fácilmente.</w:t>
      </w:r>
    </w:p>
    <w:p w14:paraId="40749E39" w14:textId="77777777" w:rsidR="00100C9C" w:rsidRPr="00A04ED4" w:rsidRDefault="00100C9C" w:rsidP="00100C9C">
      <w:pPr>
        <w:pStyle w:val="Prrafodelista"/>
      </w:pPr>
    </w:p>
    <w:p w14:paraId="184E3AEF" w14:textId="77777777" w:rsidR="00713250" w:rsidRPr="00A04ED4" w:rsidRDefault="00713250" w:rsidP="003B233B"/>
    <w:p w14:paraId="10022269" w14:textId="7A5D7780" w:rsidR="00713250" w:rsidRPr="00A04ED4" w:rsidRDefault="00713250" w:rsidP="003B233B">
      <w:pPr>
        <w:rPr>
          <w:b/>
        </w:rPr>
      </w:pPr>
      <w:r w:rsidRPr="00A04ED4">
        <w:rPr>
          <w:b/>
        </w:rPr>
        <w:t>Especificaciones técnicas y otras características:</w:t>
      </w:r>
    </w:p>
    <w:p w14:paraId="6EBE5D09" w14:textId="000FBC35" w:rsidR="00713250" w:rsidRPr="00A04ED4" w:rsidRDefault="00713250" w:rsidP="003B233B">
      <w:r w:rsidRPr="00A04ED4">
        <w:t xml:space="preserve">*580MHz </w:t>
      </w:r>
      <w:r w:rsidR="00590CEF" w:rsidRPr="00A04ED4">
        <w:t>(MPU)  8MHZ(MCU)</w:t>
      </w:r>
    </w:p>
    <w:p w14:paraId="76B3E5B6" w14:textId="09C0E854" w:rsidR="00590CEF" w:rsidRPr="00A04ED4" w:rsidRDefault="00590CEF" w:rsidP="003B233B">
      <w:r w:rsidRPr="00A04ED4">
        <w:t>*Voltaje de operación: 3.3V</w:t>
      </w:r>
    </w:p>
    <w:p w14:paraId="489D9942" w14:textId="5D6DC83A" w:rsidR="00590CEF" w:rsidRPr="00A04ED4" w:rsidRDefault="00590CEF" w:rsidP="003B233B">
      <w:r w:rsidRPr="00A04ED4">
        <w:t xml:space="preserve">*ADC </w:t>
      </w:r>
      <w:r w:rsidRPr="00A04ED4">
        <w:sym w:font="Wingdings" w:char="F0E0"/>
      </w:r>
      <w:r w:rsidRPr="00A04ED4">
        <w:t>10bits(MCU), 12 canales</w:t>
      </w:r>
    </w:p>
    <w:p w14:paraId="19C558D0" w14:textId="4910A6C6" w:rsidR="00713250" w:rsidRPr="00A04ED4" w:rsidRDefault="00713250" w:rsidP="003B233B">
      <w:r w:rsidRPr="00A04ED4">
        <w:t>*Wi-Fi 802.11 b/g/n(2.4G)</w:t>
      </w:r>
    </w:p>
    <w:p w14:paraId="1EDACE27" w14:textId="330A4FD3" w:rsidR="00713250" w:rsidRPr="00A04ED4" w:rsidRDefault="00713250" w:rsidP="003B233B">
      <w:r w:rsidRPr="00A04ED4">
        <w:t>*GPIO,I2C,I2S,SPI,UART,PWM, ETHERNET PORT</w:t>
      </w:r>
    </w:p>
    <w:p w14:paraId="2DA50F52" w14:textId="40FEBDAC" w:rsidR="00713250" w:rsidRPr="00A04ED4" w:rsidRDefault="00713250" w:rsidP="003B233B">
      <w:r w:rsidRPr="00A04ED4">
        <w:t xml:space="preserve">*32MB </w:t>
      </w:r>
      <w:r w:rsidR="00590CEF" w:rsidRPr="00A04ED4">
        <w:t>flash</w:t>
      </w:r>
      <w:r w:rsidRPr="00A04ED4">
        <w:t>, 128MB DDR2 RAM</w:t>
      </w:r>
      <w:r w:rsidR="00590CEF" w:rsidRPr="00A04ED4">
        <w:t xml:space="preserve"> (MPU)</w:t>
      </w:r>
    </w:p>
    <w:p w14:paraId="3DE74F12" w14:textId="138B4C46" w:rsidR="00590CEF" w:rsidRPr="00A04ED4" w:rsidRDefault="00590CEF" w:rsidP="003B233B">
      <w:r w:rsidRPr="00A04ED4">
        <w:t>*32KB flash,1KB EEPROM</w:t>
      </w:r>
    </w:p>
    <w:p w14:paraId="039E214F" w14:textId="1784A5C6" w:rsidR="00EA0366" w:rsidRPr="00A04ED4" w:rsidRDefault="00713250" w:rsidP="003B233B">
      <w:r w:rsidRPr="00A04ED4">
        <w:t>*</w:t>
      </w:r>
      <w:r w:rsidR="00EA0366" w:rsidRPr="00A04ED4">
        <w:t>Soporta USB host y tarjetas SD, para expandir la memoria interna.</w:t>
      </w:r>
    </w:p>
    <w:p w14:paraId="56D85E1E" w14:textId="3E1581BF" w:rsidR="00590CEF" w:rsidRPr="00A04ED4" w:rsidRDefault="00590CEF" w:rsidP="003B233B">
      <w:r w:rsidRPr="00A04ED4">
        <w:t>*Tamaño de la placa 60.8*26.0mm</w:t>
      </w:r>
    </w:p>
    <w:p w14:paraId="3A33F2EB" w14:textId="77777777" w:rsidR="00713250" w:rsidRPr="00A04ED4" w:rsidRDefault="00713250" w:rsidP="003B233B"/>
    <w:p w14:paraId="6E37F93E" w14:textId="16A62A76" w:rsidR="00EA0366" w:rsidRPr="00A04ED4" w:rsidRDefault="00EA0366" w:rsidP="003B233B">
      <w:r w:rsidRPr="00A04ED4">
        <w:t xml:space="preserve">En </w:t>
      </w:r>
      <w:r w:rsidR="00394669" w:rsidRPr="00A04ED4">
        <w:t>resumen,</w:t>
      </w:r>
      <w:r w:rsidRPr="00A04ED4">
        <w:t xml:space="preserve"> placa muy completa por un precio bastan</w:t>
      </w:r>
      <w:r w:rsidR="00590CEF" w:rsidRPr="00A04ED4">
        <w:t>t</w:t>
      </w:r>
      <w:r w:rsidRPr="00A04ED4">
        <w:t xml:space="preserve">e modesto. </w:t>
      </w:r>
    </w:p>
    <w:p w14:paraId="63D4A3C6" w14:textId="73DE0697" w:rsidR="00AD7229" w:rsidRPr="00A04ED4" w:rsidRDefault="00AD7229" w:rsidP="00AD7229"/>
    <w:p w14:paraId="27AFBE20" w14:textId="77777777" w:rsidR="00A35560" w:rsidRPr="00A04ED4" w:rsidRDefault="00A35560" w:rsidP="00AD7229"/>
    <w:p w14:paraId="7529A0B7" w14:textId="575E227A" w:rsidR="00AD7229" w:rsidRPr="00A04ED4" w:rsidRDefault="00AD7229" w:rsidP="00015BDC">
      <w:pPr>
        <w:pStyle w:val="Ttulo2"/>
        <w:numPr>
          <w:ilvl w:val="1"/>
          <w:numId w:val="36"/>
        </w:numPr>
        <w:rPr>
          <w:lang w:val="es-ES"/>
        </w:rPr>
      </w:pPr>
      <w:bookmarkStart w:id="41" w:name="_Toc530480138"/>
      <w:bookmarkStart w:id="42" w:name="_Toc530679276"/>
      <w:r w:rsidRPr="00A04ED4">
        <w:rPr>
          <w:lang w:val="es-ES"/>
        </w:rPr>
        <w:t>Raspberry Pi3 ModelB</w:t>
      </w:r>
      <w:bookmarkEnd w:id="41"/>
      <w:bookmarkEnd w:id="42"/>
    </w:p>
    <w:p w14:paraId="65162560" w14:textId="77777777" w:rsidR="0031008F" w:rsidRPr="00A04ED4" w:rsidRDefault="00792F59" w:rsidP="0031008F">
      <w:pPr>
        <w:keepNext/>
        <w:jc w:val="center"/>
      </w:pPr>
      <w:r w:rsidRPr="00A04ED4">
        <w:rPr>
          <w:noProof/>
          <w14:ligatures w14:val="none"/>
          <w14:cntxtAlts w14:val="0"/>
        </w:rPr>
        <w:drawing>
          <wp:inline distT="0" distB="0" distL="0" distR="0" wp14:anchorId="363759CF" wp14:editId="12261BF7">
            <wp:extent cx="4450466" cy="2918713"/>
            <wp:effectExtent l="0" t="0" r="7620" b="0"/>
            <wp:docPr id="24" name="Imagen 24"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2.1.PNG"/>
                    <pic:cNvPicPr/>
                  </pic:nvPicPr>
                  <pic:blipFill>
                    <a:blip r:embed="rId31"/>
                    <a:stretch>
                      <a:fillRect/>
                    </a:stretch>
                  </pic:blipFill>
                  <pic:spPr>
                    <a:xfrm>
                      <a:off x="0" y="0"/>
                      <a:ext cx="4450466" cy="2918713"/>
                    </a:xfrm>
                    <a:prstGeom prst="rect">
                      <a:avLst/>
                    </a:prstGeom>
                  </pic:spPr>
                </pic:pic>
              </a:graphicData>
            </a:graphic>
          </wp:inline>
        </w:drawing>
      </w:r>
    </w:p>
    <w:p w14:paraId="515D7484" w14:textId="4FD70E3B" w:rsidR="00792F59" w:rsidRPr="00A04ED4" w:rsidRDefault="0031008F" w:rsidP="0031008F">
      <w:pPr>
        <w:pStyle w:val="Descripcin"/>
      </w:pPr>
      <w:bookmarkStart w:id="43" w:name="_Toc530480729"/>
      <w:r w:rsidRPr="00A04ED4">
        <w:t xml:space="preserve">Figure </w:t>
      </w:r>
      <w:r w:rsidR="00E50419">
        <w:fldChar w:fldCharType="begin"/>
      </w:r>
      <w:r w:rsidR="00E50419">
        <w:instrText xml:space="preserve"> SEQ Figure \* ARABIC </w:instrText>
      </w:r>
      <w:r w:rsidR="00E50419">
        <w:fldChar w:fldCharType="separate"/>
      </w:r>
      <w:r w:rsidR="00F86991" w:rsidRPr="00A04ED4">
        <w:t>2</w:t>
      </w:r>
      <w:bookmarkEnd w:id="43"/>
      <w:r w:rsidR="00E50419">
        <w:fldChar w:fldCharType="end"/>
      </w:r>
    </w:p>
    <w:p w14:paraId="19A56696" w14:textId="608512C0" w:rsidR="00EA0366" w:rsidRPr="00A04ED4" w:rsidRDefault="00EA0366" w:rsidP="00EA0366">
      <w:r w:rsidRPr="00A04ED4">
        <w:t>Este tipo de placas, bien conocidas, se engloban dentro de lo que se conoce como</w:t>
      </w:r>
      <w:r w:rsidR="00CD79C3" w:rsidRPr="00A04ED4">
        <w:t xml:space="preserve"> ordenadores de placa reducida.</w:t>
      </w:r>
    </w:p>
    <w:p w14:paraId="6C2D2EC2" w14:textId="05B36151" w:rsidR="00CD79C3" w:rsidRPr="00A04ED4" w:rsidRDefault="00CD79C3" w:rsidP="00EA0366">
      <w:r w:rsidRPr="00A04ED4">
        <w:t>Se trata de un mini pc, con unas especificaciones limitadas, si se compara con  un pc doméstico, pero sobrado en potencia para las tareas a las que suele estar destinado (como servidor web, manejo de base de datos, domótica</w:t>
      </w:r>
      <w:r w:rsidR="000A7C91" w:rsidRPr="00A04ED4">
        <w:t xml:space="preserve"> …</w:t>
      </w:r>
      <w:r w:rsidRPr="00A04ED4">
        <w:t>)</w:t>
      </w:r>
      <w:r w:rsidR="000A7C91" w:rsidRPr="00A04ED4">
        <w:t xml:space="preserve">. </w:t>
      </w:r>
    </w:p>
    <w:p w14:paraId="004D886D" w14:textId="640D1809" w:rsidR="000A7C91" w:rsidRPr="00A04ED4" w:rsidRDefault="000A7C91" w:rsidP="00EA0366">
      <w:r w:rsidRPr="00A04ED4">
        <w:t>En concreto para el desarrollo de este sistema, se ha usado la Pi3 Model B. Comentar que aun más reciente, la Pi3 Model B+.</w:t>
      </w:r>
    </w:p>
    <w:p w14:paraId="655FF659" w14:textId="7321FAEB" w:rsidR="000A7C91" w:rsidRPr="00A04ED4" w:rsidRDefault="000A7C91" w:rsidP="00EA0366"/>
    <w:p w14:paraId="1EACF19F" w14:textId="41AEEFC4" w:rsidR="00A35560" w:rsidRPr="00A04ED4" w:rsidRDefault="000A7C91" w:rsidP="00EA0366">
      <w:r w:rsidRPr="00A04ED4">
        <w:t xml:space="preserve">La Pi3 cuenta con una CPU quad core, 1GB de RAM, chip bluetooth-wifi, puerto ethernet, 40 pines GPIO, salida HDMI… Todo </w:t>
      </w:r>
      <w:r w:rsidR="00A35560" w:rsidRPr="00A04ED4">
        <w:t>esto por un precio de unos 35€.</w:t>
      </w:r>
    </w:p>
    <w:p w14:paraId="6F311601" w14:textId="23AF77AE" w:rsidR="00590CEF" w:rsidRPr="00A04ED4" w:rsidRDefault="00590CEF" w:rsidP="00EA0366">
      <w:r w:rsidRPr="00A04ED4">
        <w:t xml:space="preserve">Estas placas se comercializan sin SO, el primer paso que hay que hacer con ellas es bajar un sistema operativo compatible, como el propietario de la fundación </w:t>
      </w:r>
      <w:r w:rsidRPr="00A04ED4">
        <w:sym w:font="Wingdings" w:char="F0E0"/>
      </w:r>
      <w:r w:rsidR="00FD027E" w:rsidRPr="00A04ED4">
        <w:t xml:space="preserve"> Raspbian, basado en debian. Este SO debe ser montado sobre una SD apta. </w:t>
      </w:r>
    </w:p>
    <w:p w14:paraId="1D8F1E9D" w14:textId="27C9FC97" w:rsidR="00FD027E" w:rsidRPr="00A04ED4" w:rsidRDefault="00FD027E" w:rsidP="00EA0366">
      <w:r w:rsidRPr="00A04ED4">
        <w:t>Problema</w:t>
      </w:r>
      <w:r w:rsidR="00A04ED4" w:rsidRPr="00A04ED4">
        <w:t>s</w:t>
      </w:r>
      <w:r w:rsidRPr="00A04ED4">
        <w:t xml:space="preserve"> detectados durante su uso:</w:t>
      </w:r>
    </w:p>
    <w:p w14:paraId="12A24784" w14:textId="050EDF95" w:rsidR="00FD027E" w:rsidRPr="00A04ED4" w:rsidRDefault="00FD027E" w:rsidP="00FD027E">
      <w:pPr>
        <w:pStyle w:val="Prrafodelista"/>
        <w:numPr>
          <w:ilvl w:val="0"/>
          <w:numId w:val="43"/>
        </w:numPr>
      </w:pPr>
      <w:r w:rsidRPr="00A04ED4">
        <w:t>Se optó por una SD de 8gb que rápidamente se quedó sin memoria y empezó a funcionar de manera anómala, por ejemplo el servidor Blynk no llegaba siquiera a dispararse al arrancar la raspberry por falta</w:t>
      </w:r>
      <w:r w:rsidR="00A04ED4" w:rsidRPr="00A04ED4">
        <w:t xml:space="preserve"> </w:t>
      </w:r>
      <w:r w:rsidRPr="00A04ED4">
        <w:t>(necesita almacenar en la placa cierta información acerca de la nueva conexión entrante).</w:t>
      </w:r>
    </w:p>
    <w:p w14:paraId="23FAE27B" w14:textId="30542451" w:rsidR="00FD027E" w:rsidRPr="00A04ED4" w:rsidRDefault="00FD027E" w:rsidP="00FD027E">
      <w:pPr>
        <w:pStyle w:val="Prrafodelista"/>
        <w:numPr>
          <w:ilvl w:val="0"/>
          <w:numId w:val="43"/>
        </w:numPr>
      </w:pPr>
      <w:r w:rsidRPr="00A04ED4">
        <w:t>La SD que se estaba usando era de clase 4, como el SO se carga sobre la sd lo ideal es invertir en una buena SD desde primera hora, de manera que el conjunto se comporte de mejor forma.</w:t>
      </w:r>
    </w:p>
    <w:p w14:paraId="2701F2B2" w14:textId="11FA3849" w:rsidR="00FD027E" w:rsidRPr="00A04ED4" w:rsidRDefault="00FD027E" w:rsidP="00FD027E">
      <w:pPr>
        <w:pStyle w:val="Prrafodelista"/>
        <w:numPr>
          <w:ilvl w:val="0"/>
          <w:numId w:val="43"/>
        </w:numPr>
      </w:pPr>
      <w:r w:rsidRPr="00A04ED4">
        <w:t>Se presentaron también problemas relacionados no con la placa en si sino con la red local que se saturaba por el tráfico entrante y saliente hacia</w:t>
      </w:r>
      <w:r w:rsidR="00A04ED4" w:rsidRPr="00A04ED4">
        <w:t xml:space="preserve"> el exterior. El problema venía del plan de internet contratado que tenía una pésima velocidad de subida.</w:t>
      </w:r>
    </w:p>
    <w:p w14:paraId="646D49CE" w14:textId="210EA65B" w:rsidR="00D12F9C" w:rsidRPr="00A04ED4" w:rsidRDefault="00D12F9C" w:rsidP="00EA0366">
      <w:r w:rsidRPr="00A04ED4">
        <w:t xml:space="preserve"> Pasando a las especificaciones técnicas más en detalle:</w:t>
      </w:r>
    </w:p>
    <w:p w14:paraId="4A10BAF0" w14:textId="63F0187D" w:rsidR="00D12F9C" w:rsidRPr="00A04ED4" w:rsidRDefault="00D12F9C" w:rsidP="00EA0366">
      <w:r w:rsidRPr="00A04ED4">
        <w:t>*Chip BCM2837: quad core cluster ARM Cortex A53</w:t>
      </w:r>
    </w:p>
    <w:p w14:paraId="0CE85F89" w14:textId="4687113B" w:rsidR="00D12F9C" w:rsidRPr="00A04ED4" w:rsidRDefault="00D12F9C" w:rsidP="00EA0366">
      <w:r w:rsidRPr="00A04ED4">
        <w:lastRenderedPageBreak/>
        <w:t>*1GB de RAM</w:t>
      </w:r>
    </w:p>
    <w:p w14:paraId="46ACD5CE" w14:textId="6F5F73EB" w:rsidR="00D12F9C" w:rsidRPr="00A04ED4" w:rsidRDefault="00D12F9C" w:rsidP="00EA0366">
      <w:r w:rsidRPr="00A04ED4">
        <w:t>*Chip BCM43438 LAN &amp; BLE</w:t>
      </w:r>
    </w:p>
    <w:p w14:paraId="3BEEE10D" w14:textId="6666F4CF" w:rsidR="00D12F9C" w:rsidRPr="00A04ED4" w:rsidRDefault="00D12F9C" w:rsidP="00EA0366">
      <w:r w:rsidRPr="00A04ED4">
        <w:t>*40GPIO</w:t>
      </w:r>
    </w:p>
    <w:p w14:paraId="16CA9E3D" w14:textId="6895F402" w:rsidR="00D12F9C" w:rsidRPr="00A04ED4" w:rsidRDefault="00D12F9C" w:rsidP="00EA0366">
      <w:r w:rsidRPr="00A04ED4">
        <w:t>*4 USB</w:t>
      </w:r>
    </w:p>
    <w:p w14:paraId="5BBED428" w14:textId="6B065127" w:rsidR="00D12F9C" w:rsidRPr="00A04ED4" w:rsidRDefault="00D12F9C" w:rsidP="00EA0366">
      <w:r w:rsidRPr="00A04ED4">
        <w:t>*HDMI</w:t>
      </w:r>
    </w:p>
    <w:p w14:paraId="6C6441D9" w14:textId="40105A6F" w:rsidR="00D12F9C" w:rsidRPr="00A04ED4" w:rsidRDefault="00D12F9C" w:rsidP="00EA0366">
      <w:r w:rsidRPr="00A04ED4">
        <w:t>*MicroSD slot</w:t>
      </w:r>
    </w:p>
    <w:p w14:paraId="4E6A3415" w14:textId="77777777" w:rsidR="00D12F9C" w:rsidRPr="00A04ED4" w:rsidRDefault="00D12F9C" w:rsidP="00EA0366"/>
    <w:p w14:paraId="432DE402" w14:textId="77777777" w:rsidR="00A35560" w:rsidRPr="00A04ED4" w:rsidRDefault="00A35560" w:rsidP="00EA0366"/>
    <w:p w14:paraId="36354AE9" w14:textId="461B6A5A" w:rsidR="00AD7229" w:rsidRPr="00A04ED4" w:rsidRDefault="0031008F" w:rsidP="00015BDC">
      <w:pPr>
        <w:pStyle w:val="Ttulo2"/>
        <w:numPr>
          <w:ilvl w:val="1"/>
          <w:numId w:val="36"/>
        </w:numPr>
        <w:rPr>
          <w:lang w:val="es-ES"/>
        </w:rPr>
      </w:pPr>
      <w:bookmarkStart w:id="44" w:name="_Toc530480139"/>
      <w:bookmarkStart w:id="45" w:name="_Toc530679277"/>
      <w:r w:rsidRPr="00A04ED4">
        <w:rPr>
          <w:noProof/>
          <w:lang w:val="es-ES"/>
        </w:rPr>
        <mc:AlternateContent>
          <mc:Choice Requires="wps">
            <w:drawing>
              <wp:anchor distT="0" distB="0" distL="114300" distR="114300" simplePos="0" relativeHeight="251762176" behindDoc="0" locked="0" layoutInCell="1" allowOverlap="1" wp14:anchorId="24CBDAB6" wp14:editId="1CB79B53">
                <wp:simplePos x="0" y="0"/>
                <wp:positionH relativeFrom="column">
                  <wp:posOffset>-3810</wp:posOffset>
                </wp:positionH>
                <wp:positionV relativeFrom="paragraph">
                  <wp:posOffset>3108960</wp:posOffset>
                </wp:positionV>
                <wp:extent cx="2442845" cy="635"/>
                <wp:effectExtent l="0" t="0" r="0" b="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2442845" cy="635"/>
                        </a:xfrm>
                        <a:prstGeom prst="rect">
                          <a:avLst/>
                        </a:prstGeom>
                        <a:solidFill>
                          <a:prstClr val="white"/>
                        </a:solidFill>
                        <a:ln>
                          <a:noFill/>
                        </a:ln>
                      </wps:spPr>
                      <wps:txbx>
                        <w:txbxContent>
                          <w:p w14:paraId="419CD3A5" w14:textId="5CA5C4F7" w:rsidR="00FD027E" w:rsidRPr="00262635" w:rsidRDefault="00FD027E" w:rsidP="0031008F">
                            <w:pPr>
                              <w:pStyle w:val="Descripcin"/>
                              <w:rPr>
                                <w:rFonts w:ascii="Arial Narrow" w:hAnsi="Arial Narrow"/>
                                <w:b/>
                                <w:noProof/>
                                <w:sz w:val="28"/>
                                <w:szCs w:val="28"/>
                                <w:lang w:val="en-US"/>
                              </w:rPr>
                            </w:pPr>
                            <w:bookmarkStart w:id="46" w:name="_Toc530480730"/>
                            <w:r>
                              <w:t xml:space="preserve">Figure </w:t>
                            </w:r>
                            <w:r w:rsidR="00E50419">
                              <w:fldChar w:fldCharType="begin"/>
                            </w:r>
                            <w:r w:rsidR="00E50419">
                              <w:instrText xml:space="preserve"> SEQ Figure \* ARABIC </w:instrText>
                            </w:r>
                            <w:r w:rsidR="00E50419">
                              <w:fldChar w:fldCharType="separate"/>
                            </w:r>
                            <w:r>
                              <w:rPr>
                                <w:noProof/>
                              </w:rPr>
                              <w:t>3</w:t>
                            </w:r>
                            <w:bookmarkEnd w:id="46"/>
                            <w:r w:rsidR="00E5041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CBDAB6" id="_x0000_t202" coordsize="21600,21600" o:spt="202" path="m,l,21600r21600,l21600,xe">
                <v:stroke joinstyle="miter"/>
                <v:path gradientshapeok="t" o:connecttype="rect"/>
              </v:shapetype>
              <v:shape id="Cuadro de texto 39" o:spid="_x0000_s1033" type="#_x0000_t202" style="position:absolute;left:0;text-align:left;margin-left:-.3pt;margin-top:244.8pt;width:192.35pt;height:.05pt;z-index:251762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" stroked="f">
                <v:textbox style="mso-fit-shape-to-text:t" inset="0,0,0,0">
                  <w:txbxContent>
                    <w:p w14:paraId="419CD3A5" w14:textId="5CA5C4F7" w:rsidR="00FD027E" w:rsidRPr="00262635" w:rsidRDefault="00FD027E" w:rsidP="0031008F">
                      <w:pPr>
                        <w:pStyle w:val="Descripcin"/>
                        <w:rPr>
                          <w:rFonts w:ascii="Arial Narrow" w:hAnsi="Arial Narrow"/>
                          <w:b/>
                          <w:noProof/>
                          <w:sz w:val="28"/>
                          <w:szCs w:val="28"/>
                          <w:lang w:val="en-US"/>
                        </w:rPr>
                      </w:pPr>
                      <w:bookmarkStart w:id="47" w:name="_Toc530480730"/>
                      <w:r>
                        <w:t xml:space="preserve">Figure </w:t>
                      </w:r>
                      <w:r w:rsidR="00E50419">
                        <w:fldChar w:fldCharType="begin"/>
                      </w:r>
                      <w:r w:rsidR="00E50419">
                        <w:instrText xml:space="preserve"> SEQ Figure \* ARABIC </w:instrText>
                      </w:r>
                      <w:r w:rsidR="00E50419">
                        <w:fldChar w:fldCharType="separate"/>
                      </w:r>
                      <w:r>
                        <w:rPr>
                          <w:noProof/>
                        </w:rPr>
                        <w:t>3</w:t>
                      </w:r>
                      <w:bookmarkEnd w:id="47"/>
                      <w:r w:rsidR="00E50419">
                        <w:rPr>
                          <w:noProof/>
                        </w:rPr>
                        <w:fldChar w:fldCharType="end"/>
                      </w:r>
                    </w:p>
                  </w:txbxContent>
                </v:textbox>
                <w10:wrap type="square"/>
              </v:shape>
            </w:pict>
          </mc:Fallback>
        </mc:AlternateContent>
      </w:r>
      <w:r w:rsidR="00792F59" w:rsidRPr="00A04ED4">
        <w:rPr>
          <w:noProof/>
          <w:lang w:val="es-ES"/>
          <w14:ligatures w14:val="none"/>
        </w:rPr>
        <w:drawing>
          <wp:anchor distT="0" distB="0" distL="114300" distR="114300" simplePos="0" relativeHeight="251760128" behindDoc="0" locked="0" layoutInCell="1" allowOverlap="1" wp14:anchorId="1E63D3AE" wp14:editId="0F094D23">
            <wp:simplePos x="0" y="0"/>
            <wp:positionH relativeFrom="column">
              <wp:posOffset>-3810</wp:posOffset>
            </wp:positionH>
            <wp:positionV relativeFrom="paragraph">
              <wp:posOffset>582930</wp:posOffset>
            </wp:positionV>
            <wp:extent cx="2442845" cy="2468880"/>
            <wp:effectExtent l="0" t="0" r="0" b="762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3.1.PNG"/>
                    <pic:cNvPicPr/>
                  </pic:nvPicPr>
                  <pic:blipFill>
                    <a:blip r:embed="rId32"/>
                    <a:stretch>
                      <a:fillRect/>
                    </a:stretch>
                  </pic:blipFill>
                  <pic:spPr>
                    <a:xfrm>
                      <a:off x="0" y="0"/>
                      <a:ext cx="2442845" cy="2468880"/>
                    </a:xfrm>
                    <a:prstGeom prst="rect">
                      <a:avLst/>
                    </a:prstGeom>
                  </pic:spPr>
                </pic:pic>
              </a:graphicData>
            </a:graphic>
            <wp14:sizeRelH relativeFrom="margin">
              <wp14:pctWidth>0</wp14:pctWidth>
            </wp14:sizeRelH>
            <wp14:sizeRelV relativeFrom="margin">
              <wp14:pctHeight>0</wp14:pctHeight>
            </wp14:sizeRelV>
          </wp:anchor>
        </w:drawing>
      </w:r>
      <w:r w:rsidR="00AD7229" w:rsidRPr="00A04ED4">
        <w:rPr>
          <w:lang w:val="es-ES"/>
        </w:rPr>
        <w:t>Sensor SCT013</w:t>
      </w:r>
      <w:bookmarkEnd w:id="44"/>
      <w:bookmarkEnd w:id="45"/>
    </w:p>
    <w:p w14:paraId="2A4FD73B" w14:textId="2DA5F38E" w:rsidR="00792F59" w:rsidRPr="00A04ED4" w:rsidRDefault="00792F59" w:rsidP="00792F59"/>
    <w:p w14:paraId="169CD1E5" w14:textId="53C13384" w:rsidR="00556B4B" w:rsidRPr="00A04ED4" w:rsidRDefault="00556B4B" w:rsidP="00556B4B">
      <w:r w:rsidRPr="00A04ED4">
        <w:t>Sensor de corriente no invasivo de tipo pinza amperimétrica, para la medida de la corriente. Su principio de funcionamiento se basa en un transformador de corriente, obteniéndose una medida</w:t>
      </w:r>
      <w:r w:rsidR="00F26A7F" w:rsidRPr="00A04ED4">
        <w:t xml:space="preserve"> de corriente</w:t>
      </w:r>
      <w:r w:rsidRPr="00A04ED4">
        <w:t xml:space="preserve"> proporcional a la intensidad que atraviesa el circuito. Dependiendo </w:t>
      </w:r>
      <w:r w:rsidR="00934626" w:rsidRPr="00A04ED4">
        <w:t xml:space="preserve">del tipo de modelo que </w:t>
      </w:r>
      <w:r w:rsidR="00394669" w:rsidRPr="00A04ED4">
        <w:t>escojamos</w:t>
      </w:r>
      <w:r w:rsidR="00934626" w:rsidRPr="00A04ED4">
        <w:t>, podemos obtener a la salida del mismo una medida de tensión o intensidad, lo preferible a no ser que se quiera adaptar el rango de medida para ajustar</w:t>
      </w:r>
      <w:r w:rsidR="00A04ED4" w:rsidRPr="00A04ED4">
        <w:t>-afinar</w:t>
      </w:r>
      <w:r w:rsidR="00934626" w:rsidRPr="00A04ED4">
        <w:t xml:space="preserve"> la precisión del mismo es que la salida sea en tensión.</w:t>
      </w:r>
    </w:p>
    <w:p w14:paraId="149FC8AB" w14:textId="36C38CE5" w:rsidR="005835B6" w:rsidRPr="00A04ED4" w:rsidRDefault="005835B6" w:rsidP="00556B4B">
      <w:r w:rsidRPr="00A04ED4">
        <w:t>La relación de transformación que rige a este sensor de corriente:</w:t>
      </w:r>
    </w:p>
    <w:p w14:paraId="07010E14" w14:textId="6BE03EF9" w:rsidR="005835B6" w:rsidRPr="00A04ED4" w:rsidRDefault="005835B6" w:rsidP="005835B6">
      <w:pPr>
        <w:jc w:val="center"/>
      </w:pPr>
      <w:r w:rsidRPr="00A04ED4">
        <w:rPr>
          <w:noProof/>
          <w:lang w:eastAsia="es-ES"/>
        </w:rPr>
        <w:drawing>
          <wp:inline distT="0" distB="0" distL="0" distR="0" wp14:anchorId="705A50FA" wp14:editId="2C2E4091">
            <wp:extent cx="1206500" cy="301625"/>
            <wp:effectExtent l="0" t="0" r="0" b="3175"/>
            <wp:docPr id="6" name="Imagen 6" descr="{\frac {I_{s}}{I_{p}}}={\frac {Vp}{Vs}}={\frac {Np}{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ac {I_{s}}{I_{p}}}={\frac {Vp}{Vs}}={\frac {Np}{N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06500" cy="301625"/>
                    </a:xfrm>
                    <a:prstGeom prst="rect">
                      <a:avLst/>
                    </a:prstGeom>
                    <a:noFill/>
                    <a:ln>
                      <a:noFill/>
                    </a:ln>
                  </pic:spPr>
                </pic:pic>
              </a:graphicData>
            </a:graphic>
          </wp:inline>
        </w:drawing>
      </w:r>
    </w:p>
    <w:p w14:paraId="14DCD982" w14:textId="10474D6F" w:rsidR="005835B6" w:rsidRPr="00A04ED4" w:rsidRDefault="005835B6" w:rsidP="005835B6">
      <w:pPr>
        <w:jc w:val="left"/>
      </w:pPr>
      <w:r w:rsidRPr="00A04ED4">
        <w:t xml:space="preserve">Donde el número de espiras del devanado primario suele ser simplemente el conductor, jugando con el </w:t>
      </w:r>
      <w:r w:rsidR="00394669" w:rsidRPr="00A04ED4">
        <w:t>número</w:t>
      </w:r>
      <w:r w:rsidRPr="00A04ED4">
        <w:t xml:space="preserve"> de espiras del secundario podemos conseguir que la intensidad en el secundario decrezca más o menos.</w:t>
      </w:r>
    </w:p>
    <w:p w14:paraId="4D9D7307" w14:textId="2F56E1F9" w:rsidR="00934626" w:rsidRPr="00A04ED4" w:rsidRDefault="00934626" w:rsidP="00556B4B">
      <w:r w:rsidRPr="00A04ED4">
        <w:t>La precisión del  sensor suele ser de un 1-2%. La única desventaja que se le puede achacar a este tipo de sensores, es que al ser una carga inductiva introduce un desfase que puede llegar a los 3º.</w:t>
      </w:r>
    </w:p>
    <w:p w14:paraId="3327E99F" w14:textId="2AC046E0" w:rsidR="00934626" w:rsidRPr="00A04ED4" w:rsidRDefault="00934626" w:rsidP="00556B4B">
      <w:r w:rsidRPr="00A04ED4">
        <w:t>Todos los modelos tienen un precio similar, en vendedores internacionales suele rondar los 5€.</w:t>
      </w:r>
    </w:p>
    <w:p w14:paraId="2D6BD039" w14:textId="1A1237A5" w:rsidR="00934626" w:rsidRPr="00A04ED4" w:rsidRDefault="00EB1329" w:rsidP="00556B4B">
      <w:r w:rsidRPr="00A04ED4">
        <w:t xml:space="preserve">En este proyecto se ha usado el sct013-030, el cual </w:t>
      </w:r>
      <w:r w:rsidR="00F26A7F" w:rsidRPr="00A04ED4">
        <w:t>produce una salida de hasta 1vrms</w:t>
      </w:r>
      <w:r w:rsidRPr="00A04ED4">
        <w:t xml:space="preserve"> para </w:t>
      </w:r>
      <w:r w:rsidR="00394669" w:rsidRPr="00A04ED4">
        <w:t>un máximo</w:t>
      </w:r>
      <w:r w:rsidR="00F26A7F" w:rsidRPr="00A04ED4">
        <w:t xml:space="preserve"> de corriente de 30Arms</w:t>
      </w:r>
      <w:r w:rsidRPr="00A04ED4">
        <w:t xml:space="preserve">. Por lo </w:t>
      </w:r>
      <w:r w:rsidR="00394669" w:rsidRPr="00A04ED4">
        <w:t>tanto,</w:t>
      </w:r>
      <w:r w:rsidRPr="00A04ED4">
        <w:t xml:space="preserve"> con el modelo actual de sensor de corriente, se puede llegar a monitorizar una vivienda de hasta aproximadamente 7kw de potencia contratada.</w:t>
      </w:r>
    </w:p>
    <w:p w14:paraId="16C1006E" w14:textId="32CA3BDF" w:rsidR="00EB1329" w:rsidRPr="00A04ED4" w:rsidRDefault="00EB1329" w:rsidP="00556B4B"/>
    <w:p w14:paraId="13679C40" w14:textId="77777777" w:rsidR="00EB1329" w:rsidRPr="00A04ED4" w:rsidRDefault="00EB1329" w:rsidP="00556B4B"/>
    <w:p w14:paraId="2C211AAE" w14:textId="77777777" w:rsidR="00AD7229" w:rsidRPr="00A04ED4" w:rsidRDefault="00AD7229" w:rsidP="00AD7229"/>
    <w:p w14:paraId="4235D0CF" w14:textId="29A97D82" w:rsidR="00AD7229" w:rsidRPr="00A04ED4" w:rsidRDefault="00AD7229" w:rsidP="00015BDC">
      <w:pPr>
        <w:pStyle w:val="Ttulo2"/>
        <w:numPr>
          <w:ilvl w:val="1"/>
          <w:numId w:val="36"/>
        </w:numPr>
        <w:rPr>
          <w:lang w:val="es-ES"/>
        </w:rPr>
      </w:pPr>
      <w:bookmarkStart w:id="48" w:name="_Toc530480140"/>
      <w:bookmarkStart w:id="49" w:name="_Toc530679278"/>
      <w:r w:rsidRPr="00A04ED4">
        <w:rPr>
          <w:lang w:val="es-ES"/>
        </w:rPr>
        <w:lastRenderedPageBreak/>
        <w:t>Transformador AC/AC</w:t>
      </w:r>
      <w:bookmarkEnd w:id="48"/>
      <w:bookmarkEnd w:id="49"/>
    </w:p>
    <w:p w14:paraId="140123EC" w14:textId="77777777" w:rsidR="0031008F" w:rsidRPr="00A04ED4" w:rsidRDefault="00792F59" w:rsidP="0031008F">
      <w:pPr>
        <w:keepNext/>
        <w:jc w:val="center"/>
      </w:pPr>
      <w:r w:rsidRPr="00A04ED4">
        <w:rPr>
          <w:noProof/>
          <w14:ligatures w14:val="none"/>
          <w14:cntxtAlts w14:val="0"/>
        </w:rPr>
        <w:drawing>
          <wp:inline distT="0" distB="0" distL="0" distR="0" wp14:anchorId="6A9F604C" wp14:editId="139315C2">
            <wp:extent cx="2574211" cy="2583180"/>
            <wp:effectExtent l="0" t="0" r="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4.1.PNG"/>
                    <pic:cNvPicPr/>
                  </pic:nvPicPr>
                  <pic:blipFill>
                    <a:blip r:embed="rId34"/>
                    <a:stretch>
                      <a:fillRect/>
                    </a:stretch>
                  </pic:blipFill>
                  <pic:spPr>
                    <a:xfrm>
                      <a:off x="0" y="0"/>
                      <a:ext cx="2577455" cy="2586435"/>
                    </a:xfrm>
                    <a:prstGeom prst="rect">
                      <a:avLst/>
                    </a:prstGeom>
                  </pic:spPr>
                </pic:pic>
              </a:graphicData>
            </a:graphic>
          </wp:inline>
        </w:drawing>
      </w:r>
    </w:p>
    <w:p w14:paraId="6640A0C4" w14:textId="6B29A373" w:rsidR="00792F59" w:rsidRPr="00A04ED4" w:rsidRDefault="0031008F" w:rsidP="0031008F">
      <w:pPr>
        <w:pStyle w:val="Descripcin"/>
      </w:pPr>
      <w:bookmarkStart w:id="50" w:name="_Toc530480731"/>
      <w:r w:rsidRPr="00A04ED4">
        <w:t xml:space="preserve">Figure </w:t>
      </w:r>
      <w:r w:rsidR="00E50419">
        <w:fldChar w:fldCharType="begin"/>
      </w:r>
      <w:r w:rsidR="00E50419">
        <w:instrText xml:space="preserve"> SEQ Figure \* ARABI</w:instrText>
      </w:r>
      <w:r w:rsidR="00E50419">
        <w:instrText xml:space="preserve">C </w:instrText>
      </w:r>
      <w:r w:rsidR="00E50419">
        <w:fldChar w:fldCharType="separate"/>
      </w:r>
      <w:r w:rsidR="00F86991" w:rsidRPr="00A04ED4">
        <w:t>4</w:t>
      </w:r>
      <w:bookmarkEnd w:id="50"/>
      <w:r w:rsidR="00E50419">
        <w:fldChar w:fldCharType="end"/>
      </w:r>
    </w:p>
    <w:p w14:paraId="3739BAEB" w14:textId="5E1A9BA2" w:rsidR="005835B6" w:rsidRPr="00A04ED4" w:rsidRDefault="005835B6" w:rsidP="005835B6">
      <w:r w:rsidRPr="00A04ED4">
        <w:t xml:space="preserve">Para medir la tensión de red, se han hecho pruebas con dos tipos de transformadores de tensión. En el caso de España, la tensión de red 230Vac a 50 Hz. </w:t>
      </w:r>
      <w:r w:rsidR="00EF5DA9" w:rsidRPr="00A04ED4">
        <w:t>De nuevo aparece el problema del desfase que introducen los transformadores.</w:t>
      </w:r>
    </w:p>
    <w:p w14:paraId="3DD17217" w14:textId="543CC6F4" w:rsidR="00EF5DA9" w:rsidRPr="00A04ED4" w:rsidRDefault="00EF5DA9" w:rsidP="005835B6">
      <w:r w:rsidRPr="00A04ED4">
        <w:t xml:space="preserve">Se han usado para las pruebas un transformador 230VAC/12VAC para montar en carril DIN y un </w:t>
      </w:r>
      <w:r w:rsidR="00394669" w:rsidRPr="00A04ED4">
        <w:t>mini transformador</w:t>
      </w:r>
      <w:r w:rsidRPr="00A04ED4">
        <w:t xml:space="preserve"> de 230VAC/3VAC.</w:t>
      </w:r>
    </w:p>
    <w:p w14:paraId="3C9ACCCD" w14:textId="115DE1F7" w:rsidR="00EF5DA9" w:rsidRPr="00A04ED4" w:rsidRDefault="00EF5DA9" w:rsidP="005835B6">
      <w:r w:rsidRPr="00A04ED4">
        <w:t>Como se sabe, un transformador consta de dos devanados</w:t>
      </w:r>
      <w:r w:rsidR="0000699D" w:rsidRPr="00A04ED4">
        <w:t xml:space="preserve">, arrollados en torno a un núcleo magnético. Si hacemos circular por el devanado primario corriente alterna, se genera e induce un flujo magnético en el núcleo, </w:t>
      </w:r>
      <w:r w:rsidR="00394669" w:rsidRPr="00A04ED4">
        <w:t>que,</w:t>
      </w:r>
      <w:r w:rsidR="0000699D" w:rsidRPr="00A04ED4">
        <w:t xml:space="preserve"> al atravesar el devanado secundario, genera una tensión inducida. </w:t>
      </w:r>
    </w:p>
    <w:p w14:paraId="30189E18" w14:textId="3D59AF4E" w:rsidR="00F27E0F" w:rsidRPr="00A04ED4" w:rsidRDefault="00F27E0F" w:rsidP="005835B6">
      <w:r w:rsidRPr="00A04ED4">
        <w:t xml:space="preserve">Como se indica en el punto anterior, sensor de corriente sct, se juega con el </w:t>
      </w:r>
      <w:r w:rsidR="00394669" w:rsidRPr="00A04ED4">
        <w:t>número</w:t>
      </w:r>
      <w:r w:rsidRPr="00A04ED4">
        <w:t xml:space="preserve"> de devanados en el primario y secundario, para conseguir una relación de transformación determinada.</w:t>
      </w:r>
    </w:p>
    <w:p w14:paraId="0C879D3F" w14:textId="59AEB984" w:rsidR="0000699D" w:rsidRPr="00A04ED4" w:rsidRDefault="0000699D" w:rsidP="005835B6">
      <w:r w:rsidRPr="00A04ED4">
        <w:t xml:space="preserve">En </w:t>
      </w:r>
      <w:r w:rsidR="00394669" w:rsidRPr="00A04ED4">
        <w:t>general,</w:t>
      </w:r>
      <w:r w:rsidRPr="00A04ED4">
        <w:t xml:space="preserve"> aunque un transformador tiene pérdidas, son máquinas de elevado rendimiento, en torno al 95%.</w:t>
      </w:r>
    </w:p>
    <w:p w14:paraId="44045D11" w14:textId="7ED35768" w:rsidR="00792F59" w:rsidRPr="00A04ED4" w:rsidRDefault="00792F59" w:rsidP="005835B6"/>
    <w:p w14:paraId="465D4398" w14:textId="77777777" w:rsidR="00792F59" w:rsidRPr="00A04ED4" w:rsidRDefault="00792F59" w:rsidP="005835B6"/>
    <w:p w14:paraId="25A2B962" w14:textId="131AEFA2" w:rsidR="00792F59" w:rsidRPr="00A04ED4" w:rsidRDefault="00792F59" w:rsidP="005835B6">
      <w:r w:rsidRPr="00A04ED4">
        <w:t>Para un dispositivo final lo ideal sería sustituir el transformador tipo carril DIN, por un mini transformador del tipo:</w:t>
      </w:r>
    </w:p>
    <w:p w14:paraId="76DE05EE" w14:textId="77777777" w:rsidR="0031008F" w:rsidRPr="00A04ED4" w:rsidRDefault="00792F59" w:rsidP="0031008F">
      <w:pPr>
        <w:keepNext/>
      </w:pPr>
      <w:r w:rsidRPr="00A04ED4">
        <w:rPr>
          <w:noProof/>
          <w14:ligatures w14:val="none"/>
          <w14:cntxtAlts w14:val="0"/>
        </w:rPr>
        <w:drawing>
          <wp:inline distT="0" distB="0" distL="0" distR="0" wp14:anchorId="66A5488F" wp14:editId="0E565D9F">
            <wp:extent cx="3055620" cy="2306733"/>
            <wp:effectExtent l="0" t="0" r="0" b="0"/>
            <wp:docPr id="28" name="Imagen 28" descr="Imagen que contiene electrónica, bat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4.2.PNG"/>
                    <pic:cNvPicPr/>
                  </pic:nvPicPr>
                  <pic:blipFill>
                    <a:blip r:embed="rId35"/>
                    <a:stretch>
                      <a:fillRect/>
                    </a:stretch>
                  </pic:blipFill>
                  <pic:spPr>
                    <a:xfrm>
                      <a:off x="0" y="0"/>
                      <a:ext cx="3060117" cy="2310128"/>
                    </a:xfrm>
                    <a:prstGeom prst="rect">
                      <a:avLst/>
                    </a:prstGeom>
                  </pic:spPr>
                </pic:pic>
              </a:graphicData>
            </a:graphic>
          </wp:inline>
        </w:drawing>
      </w:r>
    </w:p>
    <w:p w14:paraId="0B67C7B6" w14:textId="51C0299F" w:rsidR="00792F59" w:rsidRPr="00A04ED4" w:rsidRDefault="0031008F" w:rsidP="0031008F">
      <w:pPr>
        <w:pStyle w:val="Descripcin"/>
        <w:jc w:val="left"/>
      </w:pPr>
      <w:bookmarkStart w:id="51" w:name="_Toc530480732"/>
      <w:r w:rsidRPr="00A04ED4">
        <w:t xml:space="preserve">                                          Figure </w:t>
      </w:r>
      <w:r w:rsidR="00E50419">
        <w:fldChar w:fldCharType="begin"/>
      </w:r>
      <w:r w:rsidR="00E50419">
        <w:instrText xml:space="preserve"> SEQ Figure \* ARABIC </w:instrText>
      </w:r>
      <w:r w:rsidR="00E50419">
        <w:fldChar w:fldCharType="separate"/>
      </w:r>
      <w:r w:rsidR="00F86991" w:rsidRPr="00A04ED4">
        <w:t>5</w:t>
      </w:r>
      <w:bookmarkEnd w:id="51"/>
      <w:r w:rsidR="00E50419">
        <w:fldChar w:fldCharType="end"/>
      </w:r>
    </w:p>
    <w:p w14:paraId="6AC60EED" w14:textId="77777777" w:rsidR="00AD7229" w:rsidRPr="00A04ED4" w:rsidRDefault="00AD7229" w:rsidP="00AD7229"/>
    <w:p w14:paraId="19D501B9" w14:textId="796D375B" w:rsidR="00AD7229" w:rsidRPr="00A04ED4" w:rsidRDefault="00AD7229" w:rsidP="00015BDC">
      <w:pPr>
        <w:pStyle w:val="Ttulo2"/>
        <w:numPr>
          <w:ilvl w:val="1"/>
          <w:numId w:val="36"/>
        </w:numPr>
        <w:rPr>
          <w:lang w:val="es-ES"/>
        </w:rPr>
      </w:pPr>
      <w:bookmarkStart w:id="52" w:name="_Toc530480141"/>
      <w:bookmarkStart w:id="53" w:name="_Toc530679279"/>
      <w:r w:rsidRPr="00A04ED4">
        <w:rPr>
          <w:lang w:val="es-ES"/>
        </w:rPr>
        <w:t>Circuito de acondicionamiento para sensores</w:t>
      </w:r>
      <w:bookmarkEnd w:id="52"/>
      <w:bookmarkEnd w:id="53"/>
    </w:p>
    <w:p w14:paraId="6DF19A36" w14:textId="307C8965" w:rsidR="00F27E0F" w:rsidRPr="00A04ED4" w:rsidRDefault="00F27E0F" w:rsidP="00F27E0F">
      <w:r w:rsidRPr="00A04ED4">
        <w:t xml:space="preserve">Para el sensor de corriente, el cual aporta una salida de </w:t>
      </w:r>
      <w:r w:rsidR="00394669" w:rsidRPr="00A04ED4">
        <w:t>tensión</w:t>
      </w:r>
      <w:r w:rsidRPr="00A04ED4">
        <w:t xml:space="preserve"> de 1Vac, lo único que se ha incluido es un offset DC, de 1.5V para que la tensión alterna siempre este entre valores positivos. </w:t>
      </w:r>
    </w:p>
    <w:p w14:paraId="762BC494" w14:textId="365369E4" w:rsidR="00F27E0F" w:rsidRPr="00A04ED4" w:rsidRDefault="00F27E0F" w:rsidP="00F27E0F">
      <w:r w:rsidRPr="00A04ED4">
        <w:t xml:space="preserve">En concreto tras añadir este offset, la medida de tensión </w:t>
      </w:r>
      <w:r w:rsidR="000E68FA" w:rsidRPr="00A04ED4">
        <w:t>del sensor se mueve en este rango [0.09V,2.91V].</w:t>
      </w:r>
    </w:p>
    <w:p w14:paraId="39122DB7" w14:textId="5BC8EBF7" w:rsidR="000E68FA" w:rsidRPr="00A04ED4" w:rsidRDefault="000E68FA" w:rsidP="00F27E0F">
      <w:r w:rsidRPr="00A04ED4">
        <w:t>Incluir circuito con resistencias y condensador para los 1.</w:t>
      </w:r>
      <w:r w:rsidR="001F7E41" w:rsidRPr="00A04ED4">
        <w:t>6</w:t>
      </w:r>
      <w:r w:rsidRPr="00A04ED4">
        <w:t>V de offset DC.</w:t>
      </w:r>
    </w:p>
    <w:p w14:paraId="46114E67" w14:textId="26674DCA" w:rsidR="001F7E41" w:rsidRPr="00A04ED4" w:rsidRDefault="001F7E41" w:rsidP="00F27E0F">
      <w:r w:rsidRPr="00A04ED4">
        <w:t>Esquema del circuito usado para conseguir este offset en DC:</w:t>
      </w:r>
    </w:p>
    <w:p w14:paraId="699D3C15" w14:textId="77777777" w:rsidR="0031008F" w:rsidRPr="00A04ED4" w:rsidRDefault="001F7E41" w:rsidP="0031008F">
      <w:pPr>
        <w:keepNext/>
        <w:jc w:val="center"/>
      </w:pPr>
      <w:r w:rsidRPr="00A04ED4">
        <w:rPr>
          <w:noProof/>
          <w14:ligatures w14:val="none"/>
          <w14:cntxtAlts w14:val="0"/>
        </w:rPr>
        <w:drawing>
          <wp:inline distT="0" distB="0" distL="0" distR="0" wp14:anchorId="35478ADF" wp14:editId="62EF034A">
            <wp:extent cx="2659406" cy="263652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68100" cy="2645139"/>
                    </a:xfrm>
                    <a:prstGeom prst="rect">
                      <a:avLst/>
                    </a:prstGeom>
                  </pic:spPr>
                </pic:pic>
              </a:graphicData>
            </a:graphic>
          </wp:inline>
        </w:drawing>
      </w:r>
    </w:p>
    <w:p w14:paraId="64200CC2" w14:textId="0107F80A" w:rsidR="001F7E41" w:rsidRPr="00A04ED4" w:rsidRDefault="0031008F" w:rsidP="0031008F">
      <w:pPr>
        <w:pStyle w:val="Descripcin"/>
      </w:pPr>
      <w:bookmarkStart w:id="54" w:name="_Toc530480733"/>
      <w:r w:rsidRPr="00A04ED4">
        <w:t xml:space="preserve">Figure </w:t>
      </w:r>
      <w:r w:rsidR="00E50419">
        <w:fldChar w:fldCharType="begin"/>
      </w:r>
      <w:r w:rsidR="00E50419">
        <w:instrText xml:space="preserve"> SEQ Figure \* ARABIC </w:instrText>
      </w:r>
      <w:r w:rsidR="00E50419">
        <w:fldChar w:fldCharType="separate"/>
      </w:r>
      <w:r w:rsidR="00F86991" w:rsidRPr="00A04ED4">
        <w:t>6</w:t>
      </w:r>
      <w:bookmarkEnd w:id="54"/>
      <w:r w:rsidR="00E50419">
        <w:fldChar w:fldCharType="end"/>
      </w:r>
    </w:p>
    <w:p w14:paraId="70BE4DBB" w14:textId="071733D4" w:rsidR="000E68FA" w:rsidRPr="00A04ED4" w:rsidRDefault="000E68FA" w:rsidP="00F27E0F"/>
    <w:p w14:paraId="032A78C9" w14:textId="6A0B0180" w:rsidR="00B11B0E" w:rsidRPr="00A04ED4" w:rsidRDefault="000E68FA" w:rsidP="00F27E0F">
      <w:r w:rsidRPr="00A04ED4">
        <w:t xml:space="preserve">Para el transformador, </w:t>
      </w:r>
      <w:r w:rsidR="00394669" w:rsidRPr="00A04ED4">
        <w:t>aparte</w:t>
      </w:r>
      <w:r w:rsidRPr="00A04ED4">
        <w:t xml:space="preserve"> de incluir el mismo offset dc para que las medidas siempre sean positivas, se ha incluido un divisor resistivo para bajar de los 12VAC</w:t>
      </w:r>
      <w:r w:rsidR="00B11B0E" w:rsidRPr="00A04ED4">
        <w:t xml:space="preserve"> (10.2VAC realmente, según voltímetro)</w:t>
      </w:r>
      <w:r w:rsidRPr="00A04ED4">
        <w:t xml:space="preserve"> </w:t>
      </w:r>
      <w:r w:rsidR="0095279D" w:rsidRPr="00A04ED4">
        <w:t xml:space="preserve">a </w:t>
      </w:r>
      <w:r w:rsidR="00B11B0E" w:rsidRPr="00A04ED4">
        <w:t>0.65VAC.</w:t>
      </w:r>
    </w:p>
    <w:p w14:paraId="484AF385" w14:textId="1BE06626" w:rsidR="00B95241" w:rsidRPr="00A04ED4" w:rsidRDefault="00913B2E" w:rsidP="00F27E0F">
      <w:r w:rsidRPr="00A04ED4">
        <w:t xml:space="preserve">A </w:t>
      </w:r>
      <w:r w:rsidR="00394669" w:rsidRPr="00A04ED4">
        <w:t>continuación,</w:t>
      </w:r>
      <w:r w:rsidRPr="00A04ED4">
        <w:t xml:space="preserve"> se presenta el circuito usado a modo de divisor resistivo, para hacer la conversión de voltaje desde la salida del transformador y obtener unos valores admisibles para la placa que realiza el sensado.</w:t>
      </w:r>
    </w:p>
    <w:p w14:paraId="56114E9F" w14:textId="440BE9DB" w:rsidR="00913B2E" w:rsidRPr="00A04ED4" w:rsidRDefault="00913B2E" w:rsidP="00F27E0F">
      <w:r w:rsidRPr="00A04ED4">
        <w:t>Donde:</w:t>
      </w:r>
    </w:p>
    <w:p w14:paraId="18173F2B" w14:textId="7CF74211" w:rsidR="00913B2E" w:rsidRPr="00A04ED4" w:rsidRDefault="00913B2E" w:rsidP="00913B2E">
      <w:pPr>
        <w:pStyle w:val="Prrafodelista"/>
        <w:numPr>
          <w:ilvl w:val="0"/>
          <w:numId w:val="42"/>
        </w:numPr>
      </w:pPr>
      <w:r w:rsidRPr="00A04ED4">
        <w:t>AC1 representa uno de los dos polos de la señal alterna de salida del transformador</w:t>
      </w:r>
    </w:p>
    <w:p w14:paraId="34AE85A1" w14:textId="176B639A" w:rsidR="00913B2E" w:rsidRPr="00A04ED4" w:rsidRDefault="00913B2E" w:rsidP="00913B2E">
      <w:pPr>
        <w:pStyle w:val="Prrafodelista"/>
        <w:numPr>
          <w:ilvl w:val="0"/>
          <w:numId w:val="42"/>
        </w:numPr>
      </w:pPr>
      <w:r w:rsidRPr="00A04ED4">
        <w:t>AC2 el segundo polo de la señal alterna, este nodo a su vez se conecta al punto que añade el offset en DC al circuito</w:t>
      </w:r>
    </w:p>
    <w:p w14:paraId="0DD8D38E" w14:textId="68022A68" w:rsidR="00913B2E" w:rsidRPr="00A04ED4" w:rsidRDefault="00913B2E" w:rsidP="00913B2E">
      <w:pPr>
        <w:pStyle w:val="Prrafodelista"/>
        <w:numPr>
          <w:ilvl w:val="0"/>
          <w:numId w:val="42"/>
        </w:numPr>
      </w:pPr>
      <w:r w:rsidRPr="00A04ED4">
        <w:t>Vout representa el nodo de salida para el voltaje reducido desde el transformador</w:t>
      </w:r>
    </w:p>
    <w:p w14:paraId="3621B465" w14:textId="504734D7" w:rsidR="00913B2E" w:rsidRPr="00A04ED4" w:rsidRDefault="00394669" w:rsidP="00913B2E">
      <w:pPr>
        <w:pStyle w:val="Prrafodelista"/>
        <w:numPr>
          <w:ilvl w:val="0"/>
          <w:numId w:val="42"/>
        </w:numPr>
      </w:pPr>
      <w:r w:rsidRPr="00A04ED4">
        <w:t>Relación</w:t>
      </w:r>
      <w:r w:rsidR="00913B2E" w:rsidRPr="00A04ED4">
        <w:t xml:space="preserve"> de transformación usando este circuito </w:t>
      </w:r>
      <w:r w:rsidR="00913B2E" w:rsidRPr="00A04ED4">
        <w:sym w:font="Wingdings" w:char="F0E0"/>
      </w:r>
      <w:r w:rsidR="00913B2E" w:rsidRPr="00A04ED4">
        <w:t xml:space="preserve"> (1/15.7)*Vin</w:t>
      </w:r>
    </w:p>
    <w:p w14:paraId="1109D869" w14:textId="77777777" w:rsidR="0031008F" w:rsidRPr="00A04ED4" w:rsidRDefault="00B95241" w:rsidP="0031008F">
      <w:pPr>
        <w:keepNext/>
        <w:jc w:val="center"/>
      </w:pPr>
      <w:r w:rsidRPr="00A04ED4">
        <w:rPr>
          <w:noProof/>
          <w14:ligatures w14:val="none"/>
          <w14:cntxtAlts w14:val="0"/>
        </w:rPr>
        <w:lastRenderedPageBreak/>
        <w:drawing>
          <wp:inline distT="0" distB="0" distL="0" distR="0" wp14:anchorId="73209620" wp14:editId="7ED8656E">
            <wp:extent cx="3406140" cy="2919549"/>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08340" cy="2921434"/>
                    </a:xfrm>
                    <a:prstGeom prst="rect">
                      <a:avLst/>
                    </a:prstGeom>
                  </pic:spPr>
                </pic:pic>
              </a:graphicData>
            </a:graphic>
          </wp:inline>
        </w:drawing>
      </w:r>
    </w:p>
    <w:p w14:paraId="71F6FA95" w14:textId="1E2DA93C" w:rsidR="00F2411C" w:rsidRPr="00A04ED4" w:rsidRDefault="0031008F" w:rsidP="0031008F">
      <w:pPr>
        <w:pStyle w:val="Descripcin"/>
      </w:pPr>
      <w:bookmarkStart w:id="55" w:name="_Toc530480734"/>
      <w:r w:rsidRPr="00A04ED4">
        <w:t xml:space="preserve">Figure </w:t>
      </w:r>
      <w:r w:rsidR="00E50419">
        <w:fldChar w:fldCharType="begin"/>
      </w:r>
      <w:r w:rsidR="00E50419">
        <w:instrText xml:space="preserve"> </w:instrText>
      </w:r>
      <w:r w:rsidR="00E50419">
        <w:instrText xml:space="preserve">SEQ Figure \* ARABIC </w:instrText>
      </w:r>
      <w:r w:rsidR="00E50419">
        <w:fldChar w:fldCharType="separate"/>
      </w:r>
      <w:r w:rsidR="00F86991" w:rsidRPr="00A04ED4">
        <w:t>7</w:t>
      </w:r>
      <w:bookmarkEnd w:id="55"/>
      <w:r w:rsidR="00E50419">
        <w:fldChar w:fldCharType="end"/>
      </w:r>
    </w:p>
    <w:p w14:paraId="182476AA" w14:textId="6913A8F1" w:rsidR="00FE0EA0" w:rsidRPr="00A04ED4" w:rsidRDefault="00FE0EA0" w:rsidP="00F27E0F"/>
    <w:p w14:paraId="324527C8" w14:textId="30007063" w:rsidR="00A35560" w:rsidRPr="00A04ED4" w:rsidRDefault="00A35560" w:rsidP="00F27E0F"/>
    <w:p w14:paraId="1BE463A1" w14:textId="469813D1" w:rsidR="00A35560" w:rsidRPr="00A04ED4" w:rsidRDefault="00A35560" w:rsidP="00F27E0F"/>
    <w:p w14:paraId="533D10D1" w14:textId="15E79D1F" w:rsidR="00A35560" w:rsidRPr="00A04ED4" w:rsidRDefault="00A35560" w:rsidP="00F27E0F"/>
    <w:p w14:paraId="718378F6" w14:textId="77777777" w:rsidR="00A35560" w:rsidRPr="00A04ED4" w:rsidRDefault="00A35560" w:rsidP="00F27E0F"/>
    <w:p w14:paraId="4C108B3B" w14:textId="0B97668C" w:rsidR="00A65E60" w:rsidRPr="00A04ED4" w:rsidRDefault="00A65E60" w:rsidP="00A65E60">
      <w:pPr>
        <w:pStyle w:val="Ttulo2"/>
        <w:numPr>
          <w:ilvl w:val="1"/>
          <w:numId w:val="36"/>
        </w:numPr>
        <w:rPr>
          <w:lang w:val="es-ES"/>
        </w:rPr>
      </w:pPr>
      <w:bookmarkStart w:id="56" w:name="_Toc530480142"/>
      <w:bookmarkStart w:id="57" w:name="_Toc530679280"/>
      <w:bookmarkEnd w:id="34"/>
      <w:bookmarkEnd w:id="35"/>
      <w:bookmarkEnd w:id="36"/>
      <w:r w:rsidRPr="00A04ED4">
        <w:rPr>
          <w:lang w:val="es-ES"/>
        </w:rPr>
        <w:t>Lista de precios para el prototipo</w:t>
      </w:r>
      <w:bookmarkEnd w:id="56"/>
      <w:bookmarkEnd w:id="57"/>
    </w:p>
    <w:p w14:paraId="4A45CCD2" w14:textId="2AE4C94A" w:rsidR="00A65E60" w:rsidRPr="00A04ED4" w:rsidRDefault="00A65E60" w:rsidP="00A65E60">
      <w:r w:rsidRPr="00A04ED4">
        <w:t>A continuación se presenta una table excel a modo de “BOM”, término usado para hacer referencia a la lista de costes de un prototipo-producto:</w:t>
      </w:r>
    </w:p>
    <w:p w14:paraId="260ADD13" w14:textId="010D314D" w:rsidR="00EF0683" w:rsidRPr="00A04ED4" w:rsidRDefault="00EF0683" w:rsidP="00A65E60">
      <w:r w:rsidRPr="00A04ED4">
        <w:t>Como se puede apreciar en la tabla el componente que más encarece el total de la lista, es la placa Rpi 3b, con un precio de entorno a los 35 euros. Aunque ha de tenerse en cuenta que cada Raspberry gobernaría no solo a una placa de sensado sino a varias de ellas. Si el número de prototipos instalados en casas de usuarios que cuelgan de la Rpi comenzara a crecer en exceso lo ideal sería trasladar el servidor blynk a una computadora de mayores recursos.</w:t>
      </w:r>
    </w:p>
    <w:p w14:paraId="72290234" w14:textId="2CF6A31F" w:rsidR="00EF0683" w:rsidRPr="00A04ED4" w:rsidRDefault="00EF0683" w:rsidP="00A65E60">
      <w:r w:rsidRPr="00A04ED4">
        <w:t>Entonces si descontamos el precio de la rpi del total(el cual habría que repartir en function del numero de proyectos que cuelguen de ella) se tiene un total de 37.63 euros de coste hardware.</w:t>
      </w:r>
    </w:p>
    <w:p w14:paraId="0CDCB31B" w14:textId="77777777" w:rsidR="00EF0683" w:rsidRPr="00A04ED4" w:rsidRDefault="00EF0683" w:rsidP="00A65E60"/>
    <w:p w14:paraId="2ADBF3A6" w14:textId="2CD0803E" w:rsidR="0031008F" w:rsidRPr="00A04ED4" w:rsidRDefault="0031008F" w:rsidP="0031008F">
      <w:pPr>
        <w:pStyle w:val="Descripcin"/>
        <w:keepNext/>
        <w:jc w:val="both"/>
      </w:pPr>
      <w:bookmarkStart w:id="58" w:name="_Toc530481434"/>
      <w:r w:rsidRPr="00A04ED4">
        <w:lastRenderedPageBreak/>
        <w:t xml:space="preserve">Table </w:t>
      </w:r>
      <w:r w:rsidR="00E50419">
        <w:fldChar w:fldCharType="begin"/>
      </w:r>
      <w:r w:rsidR="00E50419">
        <w:instrText xml:space="preserve"> SEQ Table \* ARABIC </w:instrText>
      </w:r>
      <w:r w:rsidR="00E50419">
        <w:fldChar w:fldCharType="separate"/>
      </w:r>
      <w:r w:rsidR="00F86991" w:rsidRPr="00A04ED4">
        <w:t>1</w:t>
      </w:r>
      <w:bookmarkEnd w:id="58"/>
      <w:r w:rsidR="00E50419">
        <w:fldChar w:fldCharType="end"/>
      </w:r>
    </w:p>
    <w:p w14:paraId="3968E949" w14:textId="1538D5C4" w:rsidR="00A65E60" w:rsidRPr="00A04ED4" w:rsidRDefault="00EF0683" w:rsidP="00A65E60">
      <w:r w:rsidRPr="00A04ED4">
        <w:rPr>
          <w:noProof/>
          <w14:ligatures w14:val="none"/>
          <w14:cntxtAlts w14:val="0"/>
        </w:rPr>
        <w:drawing>
          <wp:inline distT="0" distB="0" distL="0" distR="0" wp14:anchorId="5043C0C2" wp14:editId="109B6A20">
            <wp:extent cx="5935980" cy="370141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5980" cy="3701415"/>
                    </a:xfrm>
                    <a:prstGeom prst="rect">
                      <a:avLst/>
                    </a:prstGeom>
                  </pic:spPr>
                </pic:pic>
              </a:graphicData>
            </a:graphic>
          </wp:inline>
        </w:drawing>
      </w:r>
    </w:p>
    <w:p w14:paraId="406D8EA7" w14:textId="113245DB" w:rsidR="00A35560" w:rsidRPr="00A04ED4" w:rsidRDefault="00A35560" w:rsidP="00A65E60"/>
    <w:p w14:paraId="50AE95BC" w14:textId="77777777" w:rsidR="00A35560" w:rsidRPr="00A04ED4" w:rsidRDefault="00A35560" w:rsidP="00A65E60"/>
    <w:p w14:paraId="49056253" w14:textId="0B04AC44" w:rsidR="006457AC" w:rsidRPr="00A04ED4" w:rsidRDefault="006457AC" w:rsidP="006457AC">
      <w:pPr>
        <w:pStyle w:val="Ttulo2"/>
        <w:numPr>
          <w:ilvl w:val="1"/>
          <w:numId w:val="36"/>
        </w:numPr>
        <w:rPr>
          <w:lang w:val="es-ES"/>
        </w:rPr>
      </w:pPr>
      <w:bookmarkStart w:id="59" w:name="_Toc530480143"/>
      <w:bookmarkStart w:id="60" w:name="_Toc530679281"/>
      <w:r w:rsidRPr="00A04ED4">
        <w:rPr>
          <w:lang w:val="es-ES"/>
        </w:rPr>
        <w:t>Ideas para continuar el Proyecto</w:t>
      </w:r>
      <w:bookmarkEnd w:id="59"/>
      <w:bookmarkEnd w:id="60"/>
    </w:p>
    <w:p w14:paraId="4D515DC8" w14:textId="7DE5B678" w:rsidR="006457AC" w:rsidRPr="00A04ED4" w:rsidRDefault="006457AC" w:rsidP="006457AC">
      <w:r w:rsidRPr="00A04ED4">
        <w:t>Como extras para complementar la funcionalidad del producto (algunos de los siguientes puntos ya se han mencionado anteriormente en su punto respectivo):</w:t>
      </w:r>
    </w:p>
    <w:p w14:paraId="58B1AA60" w14:textId="4ACF53BC" w:rsidR="006457AC" w:rsidRPr="00A04ED4" w:rsidRDefault="006457AC" w:rsidP="006457AC">
      <w:pPr>
        <w:pStyle w:val="Prrafodelista"/>
        <w:numPr>
          <w:ilvl w:val="0"/>
          <w:numId w:val="42"/>
        </w:numPr>
      </w:pPr>
      <w:r w:rsidRPr="00A04ED4">
        <w:t xml:space="preserve">Incluir varios sensores de corriente para hacer medidas de consume por circuito de la instalación y no solo del circuito general. El software está preparado para que sea modular por lo que únicamente estaríamos limitados por el numero de entradas analógicas del controlador y </w:t>
      </w:r>
      <w:r w:rsidR="00DB710E" w:rsidRPr="00A04ED4">
        <w:t>por la tasa de muestreo que se quiera una medida de consume de un mismo circuito. El adc del mcu en cuestión cuenta con 12 canales para entrada del valor analógico por lo que se podría montar un Sistema de hasta 11 circuitos, ya que necesitamos una entrada para la lectura del votltaje.</w:t>
      </w:r>
    </w:p>
    <w:p w14:paraId="44F7DD0D" w14:textId="382CED92" w:rsidR="00DB710E" w:rsidRPr="00A04ED4" w:rsidRDefault="00DB710E" w:rsidP="00DB710E">
      <w:pPr>
        <w:pStyle w:val="Prrafodelista"/>
        <w:numPr>
          <w:ilvl w:val="0"/>
          <w:numId w:val="42"/>
        </w:numPr>
      </w:pPr>
      <w:r w:rsidRPr="00A04ED4">
        <w:t xml:space="preserve">Ahora mismo el Sistema está preparado para funcionar con un tarifa perteneciente al Mercado libre con una potencia contratada menor de 10Kw. Fácilmente se podría preparer el sisema para que también se pudiera tener control del consume en viviendas de más de esta potencia. Simplemente incluyendo otra table de precios en la base de datos similar en estructura a la que hay de potencia &lt;= 10kw. </w:t>
      </w:r>
    </w:p>
    <w:p w14:paraId="2EA2C737" w14:textId="1D375EB4" w:rsidR="00DB710E" w:rsidRPr="00A04ED4" w:rsidRDefault="00DB710E" w:rsidP="00DB710E">
      <w:pPr>
        <w:pStyle w:val="Prrafodelista"/>
      </w:pPr>
      <w:r w:rsidRPr="00A04ED4">
        <w:t xml:space="preserve">También se podría preparer al Sistema como se comentó en puntos anteriores para que funcione dentro del Mercado regulado. Para ello el servidor debería ser capaz de extraer de una página web el precio del kwh. Esta funcionalidad daría mucho juego ya que si este precio temporal comenzara a guardarse en una base de datos y se le aplicara tratamiento de datos (BigData) podríamos empezar a predecir comportamientos y adelantarnos a ciertos </w:t>
      </w:r>
      <w:r w:rsidR="00ED30C5" w:rsidRPr="00A04ED4">
        <w:t>valores futuros.</w:t>
      </w:r>
    </w:p>
    <w:p w14:paraId="7038F09C" w14:textId="229D59DA" w:rsidR="00ED30C5" w:rsidRPr="00A04ED4" w:rsidRDefault="00ED30C5" w:rsidP="00DB710E">
      <w:pPr>
        <w:pStyle w:val="Prrafodelista"/>
      </w:pPr>
    </w:p>
    <w:p w14:paraId="162CC8CB" w14:textId="773D1D2E" w:rsidR="00ED30C5" w:rsidRPr="00A04ED4" w:rsidRDefault="00ED30C5" w:rsidP="00ED30C5">
      <w:pPr>
        <w:pStyle w:val="Prrafodelista"/>
        <w:numPr>
          <w:ilvl w:val="0"/>
          <w:numId w:val="42"/>
        </w:numPr>
      </w:pPr>
      <w:r w:rsidRPr="00A04ED4">
        <w:t>Lo ideal sería que el programa que ahora mismo cuelga de la rpi para comunicarse con el servidor blynk y con el hardware, para llevar el control del consumo estuviese dentro de la placa encargada del sensado para evitar tanta dependencia de la red.</w:t>
      </w:r>
    </w:p>
    <w:p w14:paraId="7E956225" w14:textId="300F7722" w:rsidR="00ED30C5" w:rsidRPr="00A04ED4" w:rsidRDefault="00ED30C5" w:rsidP="00ED30C5">
      <w:pPr>
        <w:pStyle w:val="Prrafodelista"/>
        <w:numPr>
          <w:ilvl w:val="0"/>
          <w:numId w:val="42"/>
        </w:numPr>
      </w:pPr>
      <w:r w:rsidRPr="00A04ED4">
        <w:lastRenderedPageBreak/>
        <w:t>Todos los datos que se mandan al servidor blynk podrían ser almacenados en una base de datos para aplicar un tratamiento de datos(BigData).</w:t>
      </w:r>
    </w:p>
    <w:p w14:paraId="5C6835B0" w14:textId="041EC657" w:rsidR="00EF0683" w:rsidRPr="00A04ED4" w:rsidRDefault="00EF0683" w:rsidP="00EF0683">
      <w:pPr>
        <w:pStyle w:val="Prrafodelista"/>
        <w:numPr>
          <w:ilvl w:val="0"/>
          <w:numId w:val="42"/>
        </w:numPr>
      </w:pPr>
      <w:r w:rsidRPr="00A04ED4">
        <w:t xml:space="preserve">Migrar de la placa de prototipado a una PCB, donde se situen el alojamiento de la placa Linkit, el circuito de acondicionamiento, conectores tipo “click” para la facil integracion de los sensores. Lo ideal sería o bien preparer distintos modelos de pcb con más o menos salidas de sensores o dejarlas todas accesibles para que se usen las que se requieran. </w:t>
      </w:r>
    </w:p>
    <w:p w14:paraId="14AB0FE9" w14:textId="6434392E" w:rsidR="007E1AAD" w:rsidRPr="00A04ED4" w:rsidRDefault="007E1AAD" w:rsidP="007E1AAD">
      <w:pPr>
        <w:pStyle w:val="Prrafodelista"/>
        <w:numPr>
          <w:ilvl w:val="0"/>
          <w:numId w:val="42"/>
        </w:numPr>
      </w:pPr>
      <w:r w:rsidRPr="00A04ED4">
        <w:t xml:space="preserve">Migrar a trifásica para un entorno industrial. La idea para el sensado sería similar a la de hacer lectura de circuitos por separado de una instalación eléctrica monofásica. </w:t>
      </w:r>
    </w:p>
    <w:p w14:paraId="34F5CC89" w14:textId="77777777" w:rsidR="00A3798E" w:rsidRPr="00A04ED4" w:rsidRDefault="00A3798E" w:rsidP="007E1AAD">
      <w:pPr>
        <w:pStyle w:val="Prrafodelista"/>
        <w:numPr>
          <w:ilvl w:val="0"/>
          <w:numId w:val="42"/>
        </w:numPr>
      </w:pPr>
      <w:r w:rsidRPr="00A04ED4">
        <w:t>Como responder ante la falla de la conexión a internet o pérdida de alimentación. Lo ideal que ante la pérdida de alimentación se pudiera notificar al usuario vía sms. Para esto habría que incluir un modulo GSM con una tarjeta sim para que salte la notificación cada vez que se corte la luz via sms, este modulo se encuentra por un precio en torno a los 15 euros.</w:t>
      </w:r>
    </w:p>
    <w:p w14:paraId="349C1CF0" w14:textId="444C0F5A" w:rsidR="007E1AAD" w:rsidRPr="00A04ED4" w:rsidRDefault="00A3798E" w:rsidP="00A3798E">
      <w:pPr>
        <w:pStyle w:val="Prrafodelista"/>
      </w:pPr>
      <w:r w:rsidRPr="00A04ED4">
        <w:tab/>
      </w:r>
    </w:p>
    <w:p w14:paraId="0CB8263D" w14:textId="77777777" w:rsidR="00EF0683" w:rsidRPr="00A04ED4" w:rsidRDefault="00EF0683" w:rsidP="00EF0683">
      <w:pPr>
        <w:pStyle w:val="Prrafodelista"/>
      </w:pPr>
    </w:p>
    <w:p w14:paraId="716B99BD" w14:textId="187986D2" w:rsidR="00792F59" w:rsidRPr="00A04ED4" w:rsidRDefault="00792F59" w:rsidP="00792F59"/>
    <w:p w14:paraId="0935F6D7" w14:textId="2E2CB255" w:rsidR="00792F59" w:rsidRPr="00A04ED4" w:rsidRDefault="00792F59" w:rsidP="00792F59"/>
    <w:p w14:paraId="03C24345" w14:textId="17BD5285" w:rsidR="00792F59" w:rsidRPr="00A04ED4" w:rsidRDefault="00792F59" w:rsidP="00792F59"/>
    <w:p w14:paraId="55137FF2" w14:textId="45EE21C5" w:rsidR="00792F59" w:rsidRPr="00A04ED4" w:rsidRDefault="00792F59" w:rsidP="00792F59"/>
    <w:p w14:paraId="5B92689E" w14:textId="6F875AE7" w:rsidR="00792F59" w:rsidRPr="00A04ED4" w:rsidRDefault="00792F59" w:rsidP="00792F59"/>
    <w:p w14:paraId="36B7519F" w14:textId="2697F734" w:rsidR="00792F59" w:rsidRPr="00A04ED4" w:rsidRDefault="00792F59" w:rsidP="00792F59"/>
    <w:p w14:paraId="2EF35145" w14:textId="24A399A0" w:rsidR="00792F59" w:rsidRPr="00A04ED4" w:rsidRDefault="00792F59" w:rsidP="00792F59"/>
    <w:p w14:paraId="33494F57" w14:textId="187EDD69" w:rsidR="00792F59" w:rsidRPr="00A04ED4" w:rsidRDefault="00792F59" w:rsidP="00792F59"/>
    <w:p w14:paraId="5600C582" w14:textId="3D5BB106" w:rsidR="00792F59" w:rsidRPr="00A04ED4" w:rsidRDefault="00792F59" w:rsidP="00792F59"/>
    <w:p w14:paraId="01A2FAD1" w14:textId="0C152A53" w:rsidR="00792F59" w:rsidRPr="00A04ED4" w:rsidRDefault="00792F59" w:rsidP="00792F59"/>
    <w:p w14:paraId="230570A5" w14:textId="7E6E41D6" w:rsidR="00792F59" w:rsidRPr="00A04ED4" w:rsidRDefault="00792F59" w:rsidP="00792F59"/>
    <w:p w14:paraId="66E09DC9" w14:textId="06F9FB21" w:rsidR="00792F59" w:rsidRPr="00A04ED4" w:rsidRDefault="00792F59" w:rsidP="00792F59"/>
    <w:p w14:paraId="3F23E027" w14:textId="4971B920" w:rsidR="00792F59" w:rsidRPr="00A04ED4" w:rsidRDefault="00792F59" w:rsidP="00792F59"/>
    <w:p w14:paraId="2AD7EB66" w14:textId="0081D533" w:rsidR="00792F59" w:rsidRPr="00A04ED4" w:rsidRDefault="00792F59" w:rsidP="00792F59"/>
    <w:p w14:paraId="0FDCB928" w14:textId="10713D9C" w:rsidR="00792F59" w:rsidRPr="00A04ED4" w:rsidRDefault="00792F59" w:rsidP="00792F59"/>
    <w:p w14:paraId="63554A68" w14:textId="36D9B117" w:rsidR="00792F59" w:rsidRPr="00A04ED4" w:rsidRDefault="00792F59" w:rsidP="00792F59"/>
    <w:p w14:paraId="586BA1A9" w14:textId="049908BA" w:rsidR="00792F59" w:rsidRPr="00A04ED4" w:rsidRDefault="00792F59" w:rsidP="00792F59"/>
    <w:p w14:paraId="7DF06FA7" w14:textId="6F45CF6F" w:rsidR="00792F59" w:rsidRPr="00A04ED4" w:rsidRDefault="00792F59" w:rsidP="00792F59"/>
    <w:p w14:paraId="6433C5B7" w14:textId="6AE685B2" w:rsidR="00792F59" w:rsidRPr="00A04ED4" w:rsidRDefault="00792F59" w:rsidP="00792F59"/>
    <w:p w14:paraId="28A3FE52" w14:textId="0C48FB2A" w:rsidR="00792F59" w:rsidRPr="00A04ED4" w:rsidRDefault="00792F59" w:rsidP="00792F59"/>
    <w:p w14:paraId="66D8366C" w14:textId="7532AD32" w:rsidR="00792F59" w:rsidRPr="00A04ED4" w:rsidRDefault="00792F59" w:rsidP="00792F59"/>
    <w:p w14:paraId="342B5186" w14:textId="350153B2" w:rsidR="00792F59" w:rsidRPr="00A04ED4" w:rsidRDefault="00792F59" w:rsidP="00792F59"/>
    <w:p w14:paraId="0EF4A74A" w14:textId="4D8BDB28" w:rsidR="00792F59" w:rsidRPr="00A04ED4" w:rsidRDefault="00792F59" w:rsidP="00792F59"/>
    <w:p w14:paraId="096366D9" w14:textId="5DCEDBE5" w:rsidR="00792F59" w:rsidRPr="00A04ED4" w:rsidRDefault="00792F59" w:rsidP="00792F59"/>
    <w:p w14:paraId="63D6BB9A" w14:textId="07C76BA5" w:rsidR="00792F59" w:rsidRPr="00A04ED4" w:rsidRDefault="00792F59" w:rsidP="00792F59"/>
    <w:p w14:paraId="08794FB8" w14:textId="2B6A930D" w:rsidR="00792F59" w:rsidRPr="00A04ED4" w:rsidRDefault="00792F59" w:rsidP="00792F59"/>
    <w:p w14:paraId="32981CC9" w14:textId="0B1866B8" w:rsidR="00792F59" w:rsidRPr="00A04ED4" w:rsidRDefault="00792F59" w:rsidP="00792F59"/>
    <w:p w14:paraId="42294808" w14:textId="37C46043" w:rsidR="00792F59" w:rsidRPr="00A04ED4" w:rsidRDefault="00792F59" w:rsidP="00792F59"/>
    <w:p w14:paraId="03ADCAED" w14:textId="77777777" w:rsidR="00792F59" w:rsidRPr="00A04ED4" w:rsidRDefault="00792F59" w:rsidP="00792F59"/>
    <w:p w14:paraId="5EC195FF" w14:textId="5FB99CB5" w:rsidR="00710E10" w:rsidRPr="00A04ED4" w:rsidRDefault="0058332A" w:rsidP="0058332A">
      <w:pPr>
        <w:pStyle w:val="Ttulo1"/>
        <w:numPr>
          <w:ilvl w:val="0"/>
          <w:numId w:val="36"/>
        </w:numPr>
      </w:pPr>
      <w:bookmarkStart w:id="61" w:name="_Toc530480144"/>
      <w:bookmarkStart w:id="62" w:name="_Toc530679282"/>
      <w:r w:rsidRPr="00A04ED4">
        <w:t>Software</w:t>
      </w:r>
      <w:bookmarkEnd w:id="61"/>
      <w:bookmarkEnd w:id="62"/>
    </w:p>
    <w:p w14:paraId="13BC0125" w14:textId="77777777" w:rsidR="00710E10" w:rsidRPr="00A04ED4" w:rsidRDefault="00710E10" w:rsidP="00710E10">
      <w:pPr>
        <w:rPr>
          <w:lang w:eastAsia="es-ES"/>
        </w:rPr>
      </w:pPr>
    </w:p>
    <w:p w14:paraId="70D5A12A" w14:textId="77777777" w:rsidR="00AD03AD" w:rsidRPr="00A04ED4" w:rsidRDefault="00AD03AD" w:rsidP="00CE7DF3">
      <w:pPr>
        <w:jc w:val="right"/>
      </w:pPr>
    </w:p>
    <w:p w14:paraId="6AFE72AA" w14:textId="77777777" w:rsidR="0067028E" w:rsidRPr="00A04ED4" w:rsidRDefault="0067028E" w:rsidP="0067028E">
      <w:pPr>
        <w:pStyle w:val="citacelebracapitulo"/>
        <w:ind w:left="3828" w:right="-1"/>
      </w:pPr>
      <w:r w:rsidRPr="00A04ED4">
        <w:t>The fundamental problem of communication is that of reproducing at one point either exactly or approximately a message selected at another point.</w:t>
      </w:r>
    </w:p>
    <w:p w14:paraId="4C790649" w14:textId="78FBB292" w:rsidR="00AD03AD" w:rsidRPr="00A04ED4" w:rsidRDefault="00AD03AD" w:rsidP="00CE7DF3">
      <w:pPr>
        <w:jc w:val="right"/>
      </w:pPr>
    </w:p>
    <w:p w14:paraId="5E7B90B2" w14:textId="77777777" w:rsidR="0067028E" w:rsidRPr="00A04ED4" w:rsidRDefault="0067028E" w:rsidP="0067028E">
      <w:pPr>
        <w:pStyle w:val="autorcitacelebrecapitulo"/>
        <w:ind w:right="-1"/>
      </w:pPr>
      <w:r w:rsidRPr="00A04ED4">
        <w:t>Claude Shannon, 1948</w:t>
      </w:r>
    </w:p>
    <w:p w14:paraId="456AED95" w14:textId="77777777" w:rsidR="0067028E" w:rsidRPr="00A04ED4" w:rsidRDefault="0067028E" w:rsidP="0067028E">
      <w:pPr>
        <w:keepNext/>
        <w:framePr w:dropCap="drop" w:lines="3" w:wrap="around" w:vAnchor="text" w:hAnchor="text" w:y="1"/>
        <w:spacing w:before="0" w:after="0" w:line="720" w:lineRule="exact"/>
        <w:textAlignment w:val="baseline"/>
        <w:rPr>
          <w:position w:val="-9"/>
          <w:sz w:val="87"/>
        </w:rPr>
      </w:pPr>
      <w:r w:rsidRPr="00A04ED4">
        <w:rPr>
          <w:position w:val="-9"/>
          <w:sz w:val="87"/>
        </w:rPr>
        <w:t>E</w:t>
      </w:r>
    </w:p>
    <w:p w14:paraId="6C070C69" w14:textId="77777777" w:rsidR="005C3BA9" w:rsidRPr="00A04ED4" w:rsidRDefault="0067028E" w:rsidP="0067028E">
      <w:pPr>
        <w:ind w:right="-1"/>
      </w:pPr>
      <w:r w:rsidRPr="00A04ED4">
        <w:t xml:space="preserve">n </w:t>
      </w:r>
      <w:r w:rsidR="00FE0EA0" w:rsidRPr="00A04ED4">
        <w:t>cuanto a software se tienen de nuevo 3 partes bien diferenciadas, a</w:t>
      </w:r>
      <w:r w:rsidR="00537BEE" w:rsidRPr="00A04ED4">
        <w:t xml:space="preserve">sociadas a cada módulo hardware, los cuales se han descrito en el punto anterior. Por una lado se encuentra el programa desarrollado usando el IDE Ardunino, que se encarga de las lecturas, de cierto procesado y del envío de datos hacia el servidor usando la plataforma Blynk, la cual se detellará posteriormente. Por otro lado, el programa escrito en C que se encarga de recibir datos del servidor blynk, el cual se encuentra gestionando la app, y también los que proceden del mcu. </w:t>
      </w:r>
      <w:r w:rsidR="005C3BA9" w:rsidRPr="00A04ED4">
        <w:t>Este programa se encarga de llevar un recuento de consumo y mostrar datos en los distintos widgets de la app. También se tiene el servidor Blynk, montado en la Rpi para el control de la app, es Open-Source, y está basado en java. Lo único que se ha tendido que hacer con el servidor es configurarlo para adaptarlo a los requerimientos de la app. Por último se ha montado un servidor LAMP en la Rpi, para poder gestionar el acceso a la base de datos propia creada para almacenar información respesctiva a las distintas comercializadoras.</w:t>
      </w:r>
    </w:p>
    <w:p w14:paraId="202F0E37" w14:textId="77777777" w:rsidR="003E1A5B" w:rsidRPr="00A04ED4" w:rsidRDefault="003E1A5B" w:rsidP="0067028E">
      <w:pPr>
        <w:ind w:right="-1"/>
      </w:pPr>
    </w:p>
    <w:p w14:paraId="063F1AD4" w14:textId="77777777" w:rsidR="003E1A5B" w:rsidRPr="00A04ED4" w:rsidRDefault="003E1A5B" w:rsidP="0067028E">
      <w:pPr>
        <w:ind w:right="-1"/>
      </w:pPr>
      <w:r w:rsidRPr="00A04ED4">
        <w:t>Como software usado, ya se ha mencionado que se ha usado el IDE de Arduino para programar la placa de desarrollo Linkit, también Putty, usándolo como cliente SSH, para el control en remoto de la Rpi y el mpu de la placa Linkit.</w:t>
      </w:r>
    </w:p>
    <w:p w14:paraId="4BC3C769" w14:textId="77777777" w:rsidR="003E1A5B" w:rsidRPr="00A04ED4" w:rsidRDefault="003E1A5B" w:rsidP="0067028E">
      <w:pPr>
        <w:ind w:right="-1"/>
      </w:pPr>
      <w:r w:rsidRPr="00A04ED4">
        <w:t>También citar en este punto, el uso del protocolo Samba, el cual ha sido de gran ayuda para facilitar el intercambio de archivos entre mi computadora personal y las placas con SO propio.</w:t>
      </w:r>
    </w:p>
    <w:p w14:paraId="045C291F" w14:textId="77777777" w:rsidR="003E1A5B" w:rsidRPr="00A04ED4" w:rsidRDefault="003E1A5B" w:rsidP="0067028E">
      <w:pPr>
        <w:ind w:right="-1"/>
      </w:pPr>
    </w:p>
    <w:p w14:paraId="3BF72A6D" w14:textId="3A1AA7F1" w:rsidR="0067028E" w:rsidRPr="00A04ED4" w:rsidRDefault="00FD38E6" w:rsidP="00FD38E6">
      <w:pPr>
        <w:ind w:right="-1"/>
      </w:pPr>
      <w:r w:rsidRPr="00A04ED4">
        <w:t>En cada punto, se incluirán los enlaces necesarios y que han sido de más ayuda para la descarga de software.</w:t>
      </w:r>
    </w:p>
    <w:p w14:paraId="2BA99CFF" w14:textId="77777777" w:rsidR="00A35560" w:rsidRPr="00A04ED4" w:rsidRDefault="00A35560" w:rsidP="00FD38E6">
      <w:pPr>
        <w:ind w:right="-1"/>
      </w:pPr>
    </w:p>
    <w:p w14:paraId="2F207DA9" w14:textId="727C896C" w:rsidR="00D03573" w:rsidRPr="00A04ED4" w:rsidRDefault="00D03573" w:rsidP="00015BDC">
      <w:pPr>
        <w:pStyle w:val="Ttulo2"/>
        <w:numPr>
          <w:ilvl w:val="1"/>
          <w:numId w:val="36"/>
        </w:numPr>
        <w:rPr>
          <w:lang w:val="es-ES"/>
        </w:rPr>
      </w:pPr>
      <w:bookmarkStart w:id="63" w:name="_Toc530480145"/>
      <w:bookmarkStart w:id="64" w:name="_Toc530679283"/>
      <w:r w:rsidRPr="00A04ED4">
        <w:rPr>
          <w:lang w:val="es-ES"/>
        </w:rPr>
        <w:t>Sistemas Operativos</w:t>
      </w:r>
      <w:bookmarkEnd w:id="63"/>
      <w:bookmarkEnd w:id="64"/>
    </w:p>
    <w:p w14:paraId="2EB0F5B6" w14:textId="6C6ACE6D" w:rsidR="00FD38E6" w:rsidRPr="00A04ED4" w:rsidRDefault="00FD38E6" w:rsidP="00FD38E6">
      <w:r w:rsidRPr="00A04ED4">
        <w:t>A la hora de la hacerte con la Raspberry, debes de tene</w:t>
      </w:r>
      <w:r w:rsidR="00A86FA3" w:rsidRPr="00A04ED4">
        <w:t xml:space="preserve">r en cuenta, que se comercializa sin el SO instalado. De hecho, has de hacerte con una tarjeta microSD, para poder instalar sobre ella el SO. Esto, aun pareciendo una desventaja, aporta mucha flexibilidad. Se podrían tener distintos SO en distintas SD, y </w:t>
      </w:r>
      <w:r w:rsidR="00132980" w:rsidRPr="00A04ED4">
        <w:t>alternar entre ellos tan solo cambiando la tarjeta de memoria.</w:t>
      </w:r>
    </w:p>
    <w:p w14:paraId="587E2F3F" w14:textId="73FC8FBC" w:rsidR="00132980" w:rsidRPr="00A04ED4" w:rsidRDefault="00132980" w:rsidP="00FD38E6">
      <w:r w:rsidRPr="00A04ED4">
        <w:t>Aunque el SO oficial para la RPI es Raspbian, existen numerosas alternativas de SO de terceros, en la misma página oficial de Raspberry se incluyen enlaces de descarga de las imágenes tanto del SO oficial como de SO´s de terceros.</w:t>
      </w:r>
    </w:p>
    <w:p w14:paraId="1E579E94" w14:textId="0446FB78" w:rsidR="00BF223E" w:rsidRPr="00A04ED4" w:rsidRDefault="00132980" w:rsidP="00FD38E6">
      <w:r w:rsidRPr="00A04ED4">
        <w:t>Raspbian</w:t>
      </w:r>
      <w:r w:rsidR="00BF223E" w:rsidRPr="00A04ED4">
        <w:t xml:space="preserve">, es una distribución de GNU/LINUX, libre y basada en Debian, se desarrolló en específico para esta </w:t>
      </w:r>
      <w:r w:rsidR="00BF223E" w:rsidRPr="00A04ED4">
        <w:lastRenderedPageBreak/>
        <w:t xml:space="preserve">placa (Raspberry) y con la idea inicial de la enseñanza informática. Esa es la esencia de esta placa y de su SO asociado. </w:t>
      </w:r>
    </w:p>
    <w:p w14:paraId="3229DAB3" w14:textId="02F47EA5" w:rsidR="00BF223E" w:rsidRPr="00A04ED4" w:rsidRDefault="00BF223E" w:rsidP="00FD38E6">
      <w:r w:rsidRPr="00A04ED4">
        <w:t>En concreto, la versión de Raspbian que se ha usado es la 8, conocida como Jessie.</w:t>
      </w:r>
    </w:p>
    <w:p w14:paraId="78AB3F1A" w14:textId="5A49EEAD" w:rsidR="0047259D" w:rsidRPr="00A04ED4" w:rsidRDefault="0047259D" w:rsidP="00FD38E6"/>
    <w:p w14:paraId="615643E1" w14:textId="5364BB24" w:rsidR="0047259D" w:rsidRPr="00A04ED4" w:rsidRDefault="0047259D" w:rsidP="00FD38E6">
      <w:r w:rsidRPr="00A04ED4">
        <w:t>Para instalar el SO, simplemente acudiendo a la pagina web oficial de la fundación Rpi,  descargando la imagen, y apoyándonos en software del tipo</w:t>
      </w:r>
      <w:r w:rsidR="00FA5CA8" w:rsidRPr="00A04ED4">
        <w:t xml:space="preserve"> Win32 Disk Imager, se puede tener lista la placa para jugar, en menos de 10 minutos.</w:t>
      </w:r>
    </w:p>
    <w:p w14:paraId="5A6C36FB" w14:textId="6BED1EE3" w:rsidR="00FA5CA8" w:rsidRPr="00A04ED4" w:rsidRDefault="00FA5CA8" w:rsidP="00FD38E6"/>
    <w:p w14:paraId="02C6E55A" w14:textId="09C8690B" w:rsidR="00FA5CA8" w:rsidRPr="00A04ED4" w:rsidRDefault="00FA5CA8" w:rsidP="00FD38E6">
      <w:r w:rsidRPr="00A04ED4">
        <w:t xml:space="preserve">Por otro lado, para la placa Linkit Smart 7688 duo, hay que seguir un proceso similar, pero solo en el caso de que uno se encuentre con una imagen dañada o corrupta de fábrica. Por norma general, el fabricante proporciona la placa con el SO ya instalado. En este se caso se trata de OpenWrt. </w:t>
      </w:r>
    </w:p>
    <w:p w14:paraId="68729194" w14:textId="7583EF22" w:rsidR="007E4BA1" w:rsidRPr="00A04ED4" w:rsidRDefault="007E4BA1" w:rsidP="00FD38E6">
      <w:r w:rsidRPr="00A04ED4">
        <w:t>Si se acude a la página de descargas de la placa en cuestión:</w:t>
      </w:r>
    </w:p>
    <w:p w14:paraId="6179E8A1" w14:textId="1CF56401" w:rsidR="007E4BA1" w:rsidRPr="00A04ED4" w:rsidRDefault="00E50419" w:rsidP="00FD38E6">
      <w:hyperlink r:id="rId39" w:history="1">
        <w:r w:rsidR="007E4BA1" w:rsidRPr="00A04ED4">
          <w:rPr>
            <w:rStyle w:val="Hipervnculo"/>
          </w:rPr>
          <w:t>https://docs.labs.mediatek.com/resource/linkit-smart-7688/en/downloads</w:t>
        </w:r>
      </w:hyperlink>
    </w:p>
    <w:p w14:paraId="092E0209" w14:textId="44C0B0A9" w:rsidR="007E4BA1" w:rsidRPr="00A04ED4" w:rsidRDefault="007E4BA1" w:rsidP="00FD38E6">
      <w:r w:rsidRPr="00A04ED4">
        <w:t>Se pueden acceder a distintas versiones firmware de la placa. Así como a SDKs para hacer la compilación cruzada desde tu computadora personal, por ejemplo, se usó el SDK para ejecutar código en C en la propia mpu.</w:t>
      </w:r>
    </w:p>
    <w:p w14:paraId="2F4614D8" w14:textId="01B62E60" w:rsidR="007E4BA1" w:rsidRPr="00A04ED4" w:rsidRDefault="003726C2" w:rsidP="00FD38E6">
      <w:r w:rsidRPr="00A04ED4">
        <w:t>Aunque los resultados no fueron los esperados, por problemas de librerías, se tuvo que traspasar este código a la Rpi, donde si se pudo ejecutar con éxito.</w:t>
      </w:r>
    </w:p>
    <w:p w14:paraId="1B28D911" w14:textId="7439DE25" w:rsidR="003726C2" w:rsidRPr="00A04ED4" w:rsidRDefault="003726C2" w:rsidP="00FD38E6">
      <w:r w:rsidRPr="00A04ED4">
        <w:t>En caso de que se encuentre con una placa con imagen corrupta seguir los pasos descritos en este tutorial:</w:t>
      </w:r>
    </w:p>
    <w:p w14:paraId="6B0C29B3" w14:textId="6158DF3A" w:rsidR="003726C2" w:rsidRPr="00A04ED4" w:rsidRDefault="00E50419" w:rsidP="00FD38E6">
      <w:pPr>
        <w:rPr>
          <w:rStyle w:val="Hipervnculo"/>
        </w:rPr>
      </w:pPr>
      <w:hyperlink r:id="rId40" w:history="1">
        <w:r w:rsidR="003726C2" w:rsidRPr="00A04ED4">
          <w:rPr>
            <w:rStyle w:val="Hipervnculo"/>
          </w:rPr>
          <w:t>https://docs.labs.mediatek.com/resource/linkit-smart-7688/en/tutorials/firmware-and-bootloader/update-the-firmware-with-a-usb-drive</w:t>
        </w:r>
      </w:hyperlink>
    </w:p>
    <w:p w14:paraId="2978AE48" w14:textId="30AC0D47" w:rsidR="002E4D99" w:rsidRPr="00A04ED4" w:rsidRDefault="002E4D99" w:rsidP="00FD38E6">
      <w:pPr>
        <w:rPr>
          <w:rStyle w:val="Hipervnculo"/>
        </w:rPr>
      </w:pPr>
    </w:p>
    <w:p w14:paraId="53862FAA" w14:textId="37B132AF" w:rsidR="002E4D99" w:rsidRPr="00A04ED4" w:rsidRDefault="002E4D99" w:rsidP="00FD38E6">
      <w:pPr>
        <w:rPr>
          <w:rStyle w:val="Hipervnculo"/>
        </w:rPr>
      </w:pPr>
    </w:p>
    <w:p w14:paraId="23F22FB4" w14:textId="4DBEAF86" w:rsidR="002E4D99" w:rsidRPr="00A04ED4" w:rsidRDefault="002E4D99" w:rsidP="00FD38E6">
      <w:r w:rsidRPr="00A04ED4">
        <w:t>Para la máquina virtual estamos usando Debian 9 Stretch como imagen del sistema. Para configurar la misma con esta imagen es tan fácil como seleccionar la imagen en el desplegable que aparece al crear la instancia en la página de Google Cloud Platform.</w:t>
      </w:r>
    </w:p>
    <w:p w14:paraId="55BFA5B2" w14:textId="6DBD9757" w:rsidR="003726C2" w:rsidRPr="00A04ED4" w:rsidRDefault="003726C2" w:rsidP="00FD38E6"/>
    <w:p w14:paraId="67A0254E" w14:textId="24719253" w:rsidR="00015BDC" w:rsidRPr="00A04ED4" w:rsidRDefault="0080469A" w:rsidP="0080469A">
      <w:pPr>
        <w:pStyle w:val="Ttulo2"/>
        <w:numPr>
          <w:ilvl w:val="1"/>
          <w:numId w:val="36"/>
        </w:numPr>
        <w:rPr>
          <w:lang w:val="es-ES"/>
        </w:rPr>
      </w:pPr>
      <w:bookmarkStart w:id="65" w:name="_Toc530480146"/>
      <w:bookmarkStart w:id="66" w:name="_Toc530679284"/>
      <w:r w:rsidRPr="00A04ED4">
        <w:rPr>
          <w:lang w:val="es-ES"/>
        </w:rPr>
        <w:t>Conexión a Internet</w:t>
      </w:r>
      <w:bookmarkEnd w:id="65"/>
      <w:bookmarkEnd w:id="66"/>
    </w:p>
    <w:p w14:paraId="7A4AB820" w14:textId="46F22B91" w:rsidR="00015BDC" w:rsidRPr="00A04ED4" w:rsidRDefault="0080469A" w:rsidP="00015BDC">
      <w:bookmarkStart w:id="67" w:name="_Toc349134186"/>
      <w:bookmarkStart w:id="68" w:name="_Toc349134778"/>
      <w:bookmarkStart w:id="69" w:name="_Toc350762294"/>
      <w:r w:rsidRPr="00A04ED4">
        <w:t xml:space="preserve">Simplemente para la Rpi conectar cable Ethernet, podría estar fuera de la red local, donde se coloque la placa para el sensado, pero </w:t>
      </w:r>
      <w:r w:rsidR="001B17A5" w:rsidRPr="00A04ED4">
        <w:t>dentro de la red local que se encuentre se deberían abrir los puertos respectivos para el funcionamiento de la app Blynk. La misma se puede conectar también via WiFi si se quiere.</w:t>
      </w:r>
    </w:p>
    <w:p w14:paraId="4B67F680" w14:textId="12C8F1F8" w:rsidR="001B17A5" w:rsidRPr="00A04ED4" w:rsidRDefault="001B17A5" w:rsidP="00015BDC"/>
    <w:p w14:paraId="16340D17" w14:textId="39EFAE7D" w:rsidR="00A35560" w:rsidRPr="00A04ED4" w:rsidRDefault="001B17A5" w:rsidP="00015BDC">
      <w:r w:rsidRPr="00A04ED4">
        <w:t xml:space="preserve">Para la placa Linkit, igualmente la conexión puede ser física o sin cable. Para la conexión sin cable, simplemente tras el primer encendido la placa arranca en modo punto de acceso, y consultando una página web que sirve en una dirección en concreto puedes configurar la red WiFi a la que quieres que se conecte en modo </w:t>
      </w:r>
      <w:r w:rsidR="008D0D88" w:rsidRPr="00A04ED4">
        <w:t>estación.</w:t>
      </w:r>
    </w:p>
    <w:p w14:paraId="7E7D2C7D" w14:textId="77777777" w:rsidR="00A35560" w:rsidRPr="00A04ED4" w:rsidRDefault="00A35560" w:rsidP="00015BDC"/>
    <w:p w14:paraId="1423630E" w14:textId="66CC83F9" w:rsidR="0067028E" w:rsidRPr="00A04ED4" w:rsidRDefault="0058332A" w:rsidP="0080469A">
      <w:pPr>
        <w:pStyle w:val="Ttulo2"/>
        <w:numPr>
          <w:ilvl w:val="1"/>
          <w:numId w:val="36"/>
        </w:numPr>
        <w:rPr>
          <w:lang w:val="es-ES"/>
        </w:rPr>
      </w:pPr>
      <w:bookmarkStart w:id="70" w:name="_Toc530480147"/>
      <w:bookmarkStart w:id="71" w:name="_Toc530679285"/>
      <w:bookmarkEnd w:id="67"/>
      <w:bookmarkEnd w:id="68"/>
      <w:bookmarkEnd w:id="69"/>
      <w:r w:rsidRPr="00A04ED4">
        <w:rPr>
          <w:lang w:val="es-ES"/>
        </w:rPr>
        <w:t>Programa MCU</w:t>
      </w:r>
      <w:bookmarkEnd w:id="70"/>
      <w:bookmarkEnd w:id="71"/>
    </w:p>
    <w:p w14:paraId="4B7DC19E" w14:textId="4638C4C0" w:rsidR="0067028E" w:rsidRPr="00A04ED4" w:rsidRDefault="00015BDC" w:rsidP="00015BDC">
      <w:r w:rsidRPr="00A04ED4">
        <w:t>Para poder programar la placa Linkit (mcu ATMEGA32U4), desde el entorno Arduino simplemente limitarse a seguir estos sencillos pasos:</w:t>
      </w:r>
    </w:p>
    <w:p w14:paraId="0AE0CE59" w14:textId="3DDEEF39" w:rsidR="00015BDC" w:rsidRPr="00A04ED4" w:rsidRDefault="00E50419" w:rsidP="00015BDC">
      <w:hyperlink r:id="rId41" w:history="1">
        <w:r w:rsidR="00015BDC" w:rsidRPr="00A04ED4">
          <w:rPr>
            <w:rStyle w:val="Hipervnculo"/>
          </w:rPr>
          <w:t>https://docs.labs.mediatek.com/resource/linkit-smart-7688/en/get-started/get-started-with-the-linkit-smart-7688-duo-development-board/install-arduino-ide-with-board-support-package</w:t>
        </w:r>
      </w:hyperlink>
    </w:p>
    <w:p w14:paraId="2C8C2989" w14:textId="35AFBCC3" w:rsidR="008D0D88" w:rsidRPr="00A04ED4" w:rsidRDefault="008D0D88" w:rsidP="00015BDC"/>
    <w:p w14:paraId="31E94834" w14:textId="75B78442" w:rsidR="008D0D88" w:rsidRPr="00A04ED4" w:rsidRDefault="008D0D88" w:rsidP="00015BDC">
      <w:r w:rsidRPr="00A04ED4">
        <w:t>Entonces, tras esto la placa se encuentra lista para ser programada.</w:t>
      </w:r>
    </w:p>
    <w:p w14:paraId="1C59DCAD" w14:textId="6E0613EB" w:rsidR="008D0D88" w:rsidRPr="00A04ED4" w:rsidRDefault="008D0D88" w:rsidP="00015BDC">
      <w:r w:rsidRPr="00A04ED4">
        <w:t>El programa .ino desarrollado para el mcu de esta placa se encarga de:</w:t>
      </w:r>
    </w:p>
    <w:p w14:paraId="7A372191" w14:textId="28FD9195" w:rsidR="008D0D88" w:rsidRPr="00A04ED4" w:rsidRDefault="008D0D88" w:rsidP="008D0D88">
      <w:pPr>
        <w:pStyle w:val="Prrafodelista"/>
        <w:numPr>
          <w:ilvl w:val="0"/>
          <w:numId w:val="41"/>
        </w:numPr>
      </w:pPr>
      <w:r w:rsidRPr="00A04ED4">
        <w:t>Sensado periódico de tensión y corriente haciendo uso del ADC interno y del TIMER, de manera que en resumen, el ADC salta, cada periodo del TIMER, recogiendo una medida de tensión o corriente, según toque. Una vez el ADC finaliza la conversión</w:t>
      </w:r>
      <w:r w:rsidR="00F26A7F" w:rsidRPr="00A04ED4">
        <w:t>(tiene el resultado de la conversión)</w:t>
      </w:r>
      <w:r w:rsidRPr="00A04ED4">
        <w:t xml:space="preserve"> y hasta que el timer vuelve a saltar, dedicamos ese intervalo de tiempo sobrante en hacer cálculos intermedios. </w:t>
      </w:r>
      <w:r w:rsidR="00F26A7F" w:rsidRPr="00A04ED4">
        <w:t>De manera que llevamos la suma del cuadrado de los valores instantáneos de corriente y tensión, además de un contador de medidas para finalmente poder hallar el valor RMS.</w:t>
      </w:r>
    </w:p>
    <w:p w14:paraId="44DCE653" w14:textId="42C01DB7" w:rsidR="009B0C62" w:rsidRPr="00A04ED4" w:rsidRDefault="009B0C62" w:rsidP="008D0D88">
      <w:pPr>
        <w:pStyle w:val="Prrafodelista"/>
        <w:numPr>
          <w:ilvl w:val="0"/>
          <w:numId w:val="41"/>
        </w:numPr>
      </w:pPr>
      <w:r w:rsidRPr="00A04ED4">
        <w:t>Cálculo del cosfi. Mediante detección de cambio de signo de valor de tensión o corriente, se recogen los cruces por cero con su respectivo momento</w:t>
      </w:r>
      <w:r w:rsidR="001926E6" w:rsidRPr="00A04ED4">
        <w:t xml:space="preserve"> de tiempo</w:t>
      </w:r>
      <w:r w:rsidRPr="00A04ED4">
        <w:t>. Esto se realiza como parte de procesado intermedio entre que el ADC devuelve dato convertido y el TIMER vuelve a indicar comienzo de siguiente conversión. Se recogen los cambios de signo tanto pot flanco de subida como bajada, y posteriormente se contemplan todas las posibles combinaciones para el cálculo del cosfi.</w:t>
      </w:r>
    </w:p>
    <w:p w14:paraId="1DD9AFBB" w14:textId="79FDD8C0" w:rsidR="008D0D88" w:rsidRPr="00A04ED4" w:rsidRDefault="008D0D88" w:rsidP="008D0D88">
      <w:pPr>
        <w:pStyle w:val="Prrafodelista"/>
        <w:numPr>
          <w:ilvl w:val="0"/>
          <w:numId w:val="41"/>
        </w:numPr>
      </w:pPr>
      <w:r w:rsidRPr="00A04ED4">
        <w:t xml:space="preserve">Envío de datos al programa de la Rpi escrito en C, mediante </w:t>
      </w:r>
      <w:r w:rsidR="001926E6" w:rsidRPr="00A04ED4">
        <w:t>MQTT</w:t>
      </w:r>
      <w:r w:rsidRPr="00A04ED4">
        <w:t xml:space="preserve"> usando Blynk. Una vez completado un ciclo de lectura de un periodo de red, se realizan los cálculos finales para obtener, P, cosfi </w:t>
      </w:r>
      <w:r w:rsidR="009B0C62" w:rsidRPr="00A04ED4">
        <w:t>,Q …</w:t>
      </w:r>
    </w:p>
    <w:p w14:paraId="707FB448" w14:textId="54594D38" w:rsidR="009B0C62" w:rsidRPr="00A04ED4" w:rsidRDefault="000D79C9" w:rsidP="008D0D88">
      <w:pPr>
        <w:pStyle w:val="Prrafodelista"/>
        <w:numPr>
          <w:ilvl w:val="0"/>
          <w:numId w:val="41"/>
        </w:numPr>
      </w:pPr>
      <w:r w:rsidRPr="00A04ED4">
        <w:t>Si se quisiera poder actuar en remoto, o de manera autónoma por toma de decisiones, este seria el momento de activar alguna salida.</w:t>
      </w:r>
    </w:p>
    <w:p w14:paraId="00F450E3" w14:textId="405DC618" w:rsidR="000D79C9" w:rsidRPr="00A04ED4" w:rsidRDefault="000D79C9" w:rsidP="000D79C9">
      <w:r w:rsidRPr="00A04ED4">
        <w:t>Comentar que para tener control sobre la periodicidad del muestreo se ha tenido que ajustar el ADC mediante el uso de sus registros internos, lo mismo se ha tenido que hacer para ajustar el TIMER  a las necesidades de esta aplicación.</w:t>
      </w:r>
      <w:r w:rsidR="001926E6" w:rsidRPr="00A04ED4">
        <w:t xml:space="preserve"> </w:t>
      </w:r>
    </w:p>
    <w:p w14:paraId="68854B0D" w14:textId="675486A6" w:rsidR="001926E6" w:rsidRPr="00A04ED4" w:rsidRDefault="001926E6" w:rsidP="000D79C9"/>
    <w:p w14:paraId="30BE7974" w14:textId="18DAA5C5" w:rsidR="001926E6" w:rsidRPr="00A04ED4" w:rsidRDefault="001926E6" w:rsidP="000D79C9">
      <w:r w:rsidRPr="00A04ED4">
        <w:t>Detallando acerca de estas dos piezas hardware:</w:t>
      </w:r>
    </w:p>
    <w:p w14:paraId="7D51A7CB" w14:textId="7C740F5D" w:rsidR="001926E6" w:rsidRPr="00A04ED4" w:rsidRDefault="001926E6" w:rsidP="001926E6">
      <w:pPr>
        <w:pStyle w:val="Prrafodelista"/>
        <w:numPr>
          <w:ilvl w:val="0"/>
          <w:numId w:val="41"/>
        </w:numPr>
      </w:pPr>
      <w:r w:rsidRPr="00A04ED4">
        <w:rPr>
          <w:b/>
        </w:rPr>
        <w:t>TIMER</w:t>
      </w:r>
      <w:r w:rsidRPr="00A04ED4">
        <w:t>: están destinados a temporizar eventos sin tener que recurrir a funciones del tipo delay, bloqueando tontamente el programa.</w:t>
      </w:r>
    </w:p>
    <w:p w14:paraId="0B7E6337" w14:textId="2098FE84" w:rsidR="001926E6" w:rsidRPr="00A04ED4" w:rsidRDefault="001926E6" w:rsidP="001926E6">
      <w:pPr>
        <w:pStyle w:val="Prrafodelista"/>
      </w:pPr>
      <w:r w:rsidRPr="00A04ED4">
        <w:t>Nos permiten lanzar interrupciones una vez se haya alcanzado el tiempo configurado sin necesidad de bloquear el programa durante ese tiempo acordado.</w:t>
      </w:r>
    </w:p>
    <w:p w14:paraId="5A8CFF33" w14:textId="0C3486E2" w:rsidR="001926E6" w:rsidRPr="00A04ED4" w:rsidRDefault="001926E6" w:rsidP="005E5648">
      <w:pPr>
        <w:pStyle w:val="Prrafodelista"/>
      </w:pPr>
      <w:r w:rsidRPr="00A04ED4">
        <w:t>Se utiliza el TIMER en modo CTC, saltando la interrupción cuand</w:t>
      </w:r>
      <w:r w:rsidR="005E5648" w:rsidRPr="00A04ED4">
        <w:t xml:space="preserve">o se alcance el tiempo asignado. El mcu que usa la placa Linkit posee un oscilador interno que corre a 8Mhz, pudiendo llegar a disparar una interrupción cada 125ns. Existe un registro interno que es el que indica cada cuantos ticks de 125ns debe dispararse la interrupción. Lo siguiente a tener en cuenta es el valor máximo de ticks que se le puede indicar al </w:t>
      </w:r>
      <w:r w:rsidR="00B4443F" w:rsidRPr="00A04ED4">
        <w:t>timer</w:t>
      </w:r>
      <w:r w:rsidR="005E5648" w:rsidRPr="00A04ED4">
        <w:t xml:space="preserve"> asociado al número de bits</w:t>
      </w:r>
      <w:r w:rsidR="00B4443F" w:rsidRPr="00A04ED4">
        <w:t xml:space="preserve"> de ese timer</w:t>
      </w:r>
      <w:r w:rsidR="005E5648" w:rsidRPr="00A04ED4">
        <w:t xml:space="preserve">. </w:t>
      </w:r>
      <w:r w:rsidR="00A22CA0" w:rsidRPr="00A04ED4">
        <w:t xml:space="preserve">En este caso se recurre al TIMER1 del mcu de 16 bits. Pudiendo llegar a un máximo de ticks acordados de 2^16 -1 </w:t>
      </w:r>
      <w:r w:rsidR="00A22CA0" w:rsidRPr="00A04ED4">
        <w:sym w:font="Wingdings" w:char="F0E0"/>
      </w:r>
      <w:r w:rsidR="00A22CA0" w:rsidRPr="00A04ED4">
        <w:t xml:space="preserve"> 65535=Vmaxespecificar. Por último tenemos el prescaler, que se encarga de dividir la frecuencia del oscilador interno por varios factores posibles, modificando así la cadencia de los ticks del timer.</w:t>
      </w:r>
    </w:p>
    <w:p w14:paraId="60146235" w14:textId="0F9444A1" w:rsidR="00A22CA0" w:rsidRPr="00A04ED4" w:rsidRDefault="00A22CA0" w:rsidP="005E5648">
      <w:pPr>
        <w:pStyle w:val="Prrafodelista"/>
      </w:pPr>
      <w:r w:rsidRPr="00A04ED4">
        <w:t>En este caso se ha recurrido a un prescaler de 8, teniendo así un “oscilador” final de 1Mhz. Cada tick equivaldría a 1us. Y usando un compare match de 190, se tiene un timer que dispara interrupciones cada aproximadamente 190us.</w:t>
      </w:r>
    </w:p>
    <w:p w14:paraId="46198E1C" w14:textId="06B11AFA" w:rsidR="00A22CA0" w:rsidRPr="00A04ED4" w:rsidRDefault="00A22CA0" w:rsidP="005E5648">
      <w:pPr>
        <w:pStyle w:val="Prrafodelista"/>
      </w:pPr>
    </w:p>
    <w:p w14:paraId="53649746" w14:textId="5F1B19CD" w:rsidR="00A22CA0" w:rsidRPr="00A04ED4" w:rsidRDefault="00A22CA0" w:rsidP="005E5648">
      <w:pPr>
        <w:pStyle w:val="Prrafodelista"/>
      </w:pPr>
      <w:r w:rsidRPr="00A04ED4">
        <w:t>Si el periodo del timer es</w:t>
      </w:r>
      <w:r w:rsidR="002353F9" w:rsidRPr="00A04ED4">
        <w:t>,</w:t>
      </w:r>
      <w:r w:rsidRPr="00A04ED4">
        <w:t xml:space="preserve"> redondeando</w:t>
      </w:r>
      <w:r w:rsidR="002353F9" w:rsidRPr="00A04ED4">
        <w:t>,</w:t>
      </w:r>
      <w:r w:rsidRPr="00A04ED4">
        <w:t xml:space="preserve"> 200us, y el periodo de la onda de red es de 20ms</w:t>
      </w:r>
      <w:r w:rsidR="002353F9" w:rsidRPr="00A04ED4">
        <w:t>, se tienen 100 muestras por cada periodo de red. En total, 50 muestras de corriente y 50 mustras de voltaje.</w:t>
      </w:r>
    </w:p>
    <w:p w14:paraId="08F99D52" w14:textId="728CECDF" w:rsidR="002353F9" w:rsidRPr="00A04ED4" w:rsidRDefault="002353F9" w:rsidP="002353F9">
      <w:pPr>
        <w:pStyle w:val="Prrafodelista"/>
        <w:numPr>
          <w:ilvl w:val="0"/>
          <w:numId w:val="41"/>
        </w:numPr>
      </w:pPr>
      <w:r w:rsidRPr="00A04ED4">
        <w:t xml:space="preserve">ADC: para la lectura de señales analógicas como las señales de tensión y corriente, se requieren conversores analógicos a digitales. Hay que tener en cuenta que el mcu es un chip digital y por lo tanto trabaja solo con valores binarios. Las tareas </w:t>
      </w:r>
      <w:r w:rsidR="00B4443F" w:rsidRPr="00A04ED4">
        <w:t>fundamentales y básicas</w:t>
      </w:r>
      <w:r w:rsidRPr="00A04ED4">
        <w:t xml:space="preserve"> que cumplen estos conversores son: </w:t>
      </w:r>
    </w:p>
    <w:p w14:paraId="5AC5B9AC" w14:textId="5C2A3AEC" w:rsidR="002353F9" w:rsidRPr="00A04ED4" w:rsidRDefault="00B4443F" w:rsidP="002353F9">
      <w:pPr>
        <w:pStyle w:val="Prrafodelista"/>
        <w:numPr>
          <w:ilvl w:val="0"/>
          <w:numId w:val="37"/>
        </w:numPr>
      </w:pPr>
      <w:r w:rsidRPr="00A04ED4">
        <w:t>Muestrear esa señal en un tiempo acordado.</w:t>
      </w:r>
    </w:p>
    <w:p w14:paraId="095A0814" w14:textId="0E4DA993" w:rsidR="002353F9" w:rsidRPr="00A04ED4" w:rsidRDefault="002353F9" w:rsidP="002353F9">
      <w:pPr>
        <w:pStyle w:val="Prrafodelista"/>
        <w:numPr>
          <w:ilvl w:val="0"/>
          <w:numId w:val="37"/>
        </w:numPr>
      </w:pPr>
      <w:r w:rsidRPr="00A04ED4">
        <w:t>Cuantificar ese valor muestreado de acuerdo a la resolución del ADC.</w:t>
      </w:r>
    </w:p>
    <w:p w14:paraId="43662CC9" w14:textId="1E08B836" w:rsidR="002353F9" w:rsidRPr="00A04ED4" w:rsidRDefault="002353F9" w:rsidP="002353F9">
      <w:pPr>
        <w:pStyle w:val="Prrafodelista"/>
        <w:numPr>
          <w:ilvl w:val="0"/>
          <w:numId w:val="37"/>
        </w:numPr>
      </w:pPr>
      <w:r w:rsidRPr="00A04ED4">
        <w:lastRenderedPageBreak/>
        <w:t>Codificar ese dato en binario.</w:t>
      </w:r>
    </w:p>
    <w:p w14:paraId="4F8FAE08" w14:textId="467893DC" w:rsidR="00BB70FB" w:rsidRPr="00A04ED4" w:rsidRDefault="00BB70FB" w:rsidP="00BB70FB"/>
    <w:p w14:paraId="1CD12183" w14:textId="359A41B2" w:rsidR="00BB70FB" w:rsidRPr="00A04ED4" w:rsidRDefault="00BB70FB" w:rsidP="00BB70FB">
      <w:pPr>
        <w:pStyle w:val="Prrafodelista"/>
      </w:pPr>
      <w:r w:rsidRPr="00A04ED4">
        <w:t xml:space="preserve">El adc del atmega32u4 es un adc de 8/10 bits de resolución </w:t>
      </w:r>
      <w:r w:rsidRPr="00A04ED4">
        <w:sym w:font="Wingdings" w:char="F0DF"/>
      </w:r>
      <w:r w:rsidRPr="00A04ED4">
        <w:sym w:font="Wingdings" w:char="F0E0"/>
      </w:r>
      <w:r w:rsidRPr="00A04ED4">
        <w:t xml:space="preserve"> dependiendo de la velocidad de       conversión que se le solicite. Además, jugando con el voltaje de referencia, se puede conseguir un mejor ajuste para el resultado final. De nuevo como con el TIMER, se tiene el prescaler, para determinar la cadencia de los ticks y </w:t>
      </w:r>
      <w:r w:rsidR="00B4443F" w:rsidRPr="00A04ED4">
        <w:t>con ello</w:t>
      </w:r>
      <w:r w:rsidRPr="00A04ED4">
        <w:t xml:space="preserve"> el tiempo de conversión. De nuevo se usa el prescaler de 8, resultando en un tick de 1us.</w:t>
      </w:r>
    </w:p>
    <w:p w14:paraId="28BBEB14" w14:textId="6C6D3F37" w:rsidR="00BB70FB" w:rsidRPr="00A04ED4" w:rsidRDefault="00BB70FB" w:rsidP="00BB70FB">
      <w:pPr>
        <w:pStyle w:val="Prrafodelista"/>
      </w:pPr>
      <w:r w:rsidRPr="00A04ED4">
        <w:t>En el datasheet del mcu se especifica que el ADC requiere de 25 ciclos de reloj para la primera conversión y 13 para el resto. Por lo tanto, aproximadamente el tiempo de conversión será de 25us y 13us respectivamente.</w:t>
      </w:r>
    </w:p>
    <w:p w14:paraId="361F034A" w14:textId="2DD8F144" w:rsidR="00BB70FB" w:rsidRPr="00A04ED4" w:rsidRDefault="00BB70FB" w:rsidP="00BB70FB">
      <w:pPr>
        <w:pStyle w:val="Prrafodelista"/>
      </w:pPr>
      <w:r w:rsidRPr="00A04ED4">
        <w:t>El detalle, que de esos 200 us de periodo de timer, 13 o 25 us se emplean en la conversión del dato y el resto para procesado.</w:t>
      </w:r>
    </w:p>
    <w:p w14:paraId="76AC7991" w14:textId="40E6AE3F" w:rsidR="00B4443F" w:rsidRPr="00A04ED4" w:rsidRDefault="00B4443F" w:rsidP="00BB70FB">
      <w:pPr>
        <w:pStyle w:val="Prrafodelista"/>
      </w:pPr>
      <w:r w:rsidRPr="00A04ED4">
        <w:t>El problema o inconveniente que se tiene aquí es el siguiente: estamos recogiendo muestras alternativamente de tensión y coriente, por lo que constantemente se está reprogramando el ADC, y como consecuencia el tiempo de conversión es de 25 us.</w:t>
      </w:r>
    </w:p>
    <w:p w14:paraId="6CB78EE3" w14:textId="4785D443" w:rsidR="00B4443F" w:rsidRPr="00A04ED4" w:rsidRDefault="00B4443F" w:rsidP="00B4443F"/>
    <w:p w14:paraId="7C8C7B05" w14:textId="77777777" w:rsidR="00BB70FB" w:rsidRPr="00A04ED4" w:rsidRDefault="00BB70FB" w:rsidP="00BB70FB">
      <w:pPr>
        <w:pStyle w:val="Prrafodelista"/>
      </w:pPr>
    </w:p>
    <w:p w14:paraId="1ACD467A" w14:textId="5DA4D6D8" w:rsidR="00BB70FB" w:rsidRPr="00A04ED4" w:rsidRDefault="00BB70FB" w:rsidP="00BB70FB">
      <w:pPr>
        <w:pStyle w:val="Prrafodelista"/>
      </w:pPr>
    </w:p>
    <w:p w14:paraId="625C9FA3" w14:textId="677F7C49" w:rsidR="002353F9" w:rsidRPr="00A04ED4" w:rsidRDefault="002353F9" w:rsidP="002353F9">
      <w:r w:rsidRPr="00A04ED4">
        <w:t xml:space="preserve">               </w:t>
      </w:r>
    </w:p>
    <w:p w14:paraId="26760FF8" w14:textId="1570EBA4" w:rsidR="00A22CA0" w:rsidRPr="00A04ED4" w:rsidRDefault="00A22CA0" w:rsidP="005E5648">
      <w:pPr>
        <w:pStyle w:val="Prrafodelista"/>
      </w:pPr>
    </w:p>
    <w:p w14:paraId="29CE6943" w14:textId="7218E278" w:rsidR="00562BF7" w:rsidRPr="00A04ED4" w:rsidRDefault="00562BF7" w:rsidP="000D79C9">
      <w:r w:rsidRPr="00A04ED4">
        <w:t xml:space="preserve">Programa mcu </w:t>
      </w:r>
      <w:r w:rsidRPr="00A04ED4">
        <w:sym w:font="Wingdings" w:char="F0E0"/>
      </w:r>
      <w:r w:rsidRPr="00A04ED4">
        <w:t xml:space="preserve"> ADCTIMER_blynk</w:t>
      </w:r>
    </w:p>
    <w:p w14:paraId="3FB4FD4B" w14:textId="7175526C" w:rsidR="00562BF7" w:rsidRPr="00A04ED4" w:rsidRDefault="00562BF7" w:rsidP="000D79C9">
      <w:pPr>
        <w:rPr>
          <w:b/>
        </w:rPr>
      </w:pPr>
      <w:r w:rsidRPr="00A04ED4">
        <w:rPr>
          <w:b/>
        </w:rPr>
        <w:t>Detalle función que inicializa el ADC del mcu ATMEGA32u4</w:t>
      </w:r>
    </w:p>
    <w:p w14:paraId="1EC9E441" w14:textId="77777777" w:rsidR="0031008F" w:rsidRPr="00A04ED4" w:rsidRDefault="001E78B1" w:rsidP="0031008F">
      <w:pPr>
        <w:keepNext/>
      </w:pPr>
      <w:r w:rsidRPr="00A04ED4">
        <w:rPr>
          <w:noProof/>
          <w14:ligatures w14:val="none"/>
          <w14:cntxtAlts w14:val="0"/>
        </w:rPr>
        <w:drawing>
          <wp:inline distT="0" distB="0" distL="0" distR="0" wp14:anchorId="4616D9E2" wp14:editId="729DD83E">
            <wp:extent cx="5993455" cy="314960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08908" cy="3157721"/>
                    </a:xfrm>
                    <a:prstGeom prst="rect">
                      <a:avLst/>
                    </a:prstGeom>
                  </pic:spPr>
                </pic:pic>
              </a:graphicData>
            </a:graphic>
          </wp:inline>
        </w:drawing>
      </w:r>
    </w:p>
    <w:p w14:paraId="3CE7E222" w14:textId="6562733F" w:rsidR="00562BF7" w:rsidRPr="00A04ED4" w:rsidRDefault="0031008F" w:rsidP="0031008F">
      <w:pPr>
        <w:pStyle w:val="Descripcin"/>
      </w:pPr>
      <w:bookmarkStart w:id="72" w:name="_Toc530480735"/>
      <w:r w:rsidRPr="00A04ED4">
        <w:t xml:space="preserve">Figure </w:t>
      </w:r>
      <w:r w:rsidR="00E50419">
        <w:fldChar w:fldCharType="begin"/>
      </w:r>
      <w:r w:rsidR="00E50419">
        <w:instrText xml:space="preserve"> SEQ Figure \* ARABIC </w:instrText>
      </w:r>
      <w:r w:rsidR="00E50419">
        <w:fldChar w:fldCharType="separate"/>
      </w:r>
      <w:r w:rsidR="00F86991" w:rsidRPr="00A04ED4">
        <w:t>8</w:t>
      </w:r>
      <w:bookmarkEnd w:id="72"/>
      <w:r w:rsidR="00E50419">
        <w:fldChar w:fldCharType="end"/>
      </w:r>
    </w:p>
    <w:p w14:paraId="0CE776BC" w14:textId="5E872492" w:rsidR="000D79C9" w:rsidRPr="00A04ED4" w:rsidRDefault="001E78B1" w:rsidP="001E78B1">
      <w:r w:rsidRPr="00A04ED4">
        <w:t>Lo primero que se hace es fijar la referencia del ADC, se tomo voltaje de referencia los 3.3V de voltaje de operación de la placa.</w:t>
      </w:r>
    </w:p>
    <w:p w14:paraId="0A403C98" w14:textId="4ED40B13" w:rsidR="001E78B1" w:rsidRPr="00A04ED4" w:rsidRDefault="001E78B1" w:rsidP="001E78B1">
      <w:r w:rsidRPr="00A04ED4">
        <w:t>Posteriormente se selecciona el canal de interés para realizar la primera lectura, en este caso el A0.</w:t>
      </w:r>
    </w:p>
    <w:p w14:paraId="37B9A681" w14:textId="16A4B48F" w:rsidR="001E78B1" w:rsidRPr="00A04ED4" w:rsidRDefault="001E78B1" w:rsidP="001E78B1">
      <w:r w:rsidRPr="00A04ED4">
        <w:t xml:space="preserve">Ahora se configura la velocidad de la conversión. </w:t>
      </w:r>
      <w:r w:rsidRPr="00A04ED4">
        <w:sym w:font="Wingdings" w:char="F0E0"/>
      </w:r>
      <w:r w:rsidRPr="00A04ED4">
        <w:t xml:space="preserve"> 16us es la velocidad de conversión programada, salvo para </w:t>
      </w:r>
      <w:r w:rsidRPr="00A04ED4">
        <w:lastRenderedPageBreak/>
        <w:t>la primera conversión que el ADC requiere mas tiempo.</w:t>
      </w:r>
    </w:p>
    <w:p w14:paraId="47AF7EC2" w14:textId="2442FA59" w:rsidR="001E78B1" w:rsidRPr="00A04ED4" w:rsidRDefault="001E78B1" w:rsidP="001E78B1">
      <w:r w:rsidRPr="00A04ED4">
        <w:t>Se asocia un timer en concreto el TIMER 1 para que vaya marcando el inicio de la conversión de una nueva muestra.</w:t>
      </w:r>
    </w:p>
    <w:p w14:paraId="388ADCDC" w14:textId="4CAA420F" w:rsidR="001E78B1" w:rsidRPr="00A04ED4" w:rsidRDefault="001E78B1" w:rsidP="001E78B1">
      <w:r w:rsidRPr="00A04ED4">
        <w:t>Por ultimo habilito el ADC, el auto TRIGGER, y las interrupción asociada al fin de la conversión.</w:t>
      </w:r>
    </w:p>
    <w:p w14:paraId="3AB52067" w14:textId="44E44F47" w:rsidR="001E78B1" w:rsidRPr="00A04ED4" w:rsidRDefault="001E78B1" w:rsidP="001E78B1"/>
    <w:p w14:paraId="05C23369" w14:textId="347F97EC" w:rsidR="001E78B1" w:rsidRPr="00A04ED4" w:rsidRDefault="001E78B1" w:rsidP="001E78B1">
      <w:pPr>
        <w:rPr>
          <w:b/>
        </w:rPr>
      </w:pPr>
      <w:r w:rsidRPr="00A04ED4">
        <w:rPr>
          <w:b/>
        </w:rPr>
        <w:t>Detalle función que inicializa el TIMER 1</w:t>
      </w:r>
    </w:p>
    <w:p w14:paraId="1DF3FE1F" w14:textId="7069383E" w:rsidR="001E78B1" w:rsidRPr="00A04ED4" w:rsidRDefault="001E78B1" w:rsidP="001E78B1">
      <w:pPr>
        <w:pStyle w:val="Prrafodelista"/>
        <w:numPr>
          <w:ilvl w:val="0"/>
          <w:numId w:val="41"/>
        </w:numPr>
      </w:pPr>
      <w:r w:rsidRPr="00A04ED4">
        <w:t>Contador se resetea</w:t>
      </w:r>
    </w:p>
    <w:p w14:paraId="0F9F9AA3" w14:textId="0BB9C12A" w:rsidR="001E78B1" w:rsidRPr="00A04ED4" w:rsidRDefault="001E78B1" w:rsidP="001E78B1">
      <w:pPr>
        <w:pStyle w:val="Prrafodelista"/>
        <w:numPr>
          <w:ilvl w:val="0"/>
          <w:numId w:val="41"/>
        </w:numPr>
      </w:pPr>
      <w:r w:rsidRPr="00A04ED4">
        <w:t>Configuro el tiempo de disparo de la interrupción jugando con los prescaladores y con el valor a llegar con el contador</w:t>
      </w:r>
    </w:p>
    <w:p w14:paraId="0743BDBD" w14:textId="2D21F98C" w:rsidR="001E78B1" w:rsidRPr="00A04ED4" w:rsidRDefault="001E78B1" w:rsidP="001E78B1">
      <w:pPr>
        <w:pStyle w:val="Prrafodelista"/>
        <w:numPr>
          <w:ilvl w:val="0"/>
          <w:numId w:val="41"/>
        </w:numPr>
      </w:pPr>
      <w:r w:rsidRPr="00A04ED4">
        <w:t>Inicializo el contador</w:t>
      </w:r>
    </w:p>
    <w:p w14:paraId="0B6F388B" w14:textId="26316A1A" w:rsidR="001E78B1" w:rsidRPr="00A04ED4" w:rsidRDefault="001E78B1" w:rsidP="001E78B1">
      <w:pPr>
        <w:pStyle w:val="Prrafodelista"/>
        <w:numPr>
          <w:ilvl w:val="0"/>
          <w:numId w:val="41"/>
        </w:numPr>
      </w:pPr>
      <w:r w:rsidRPr="00A04ED4">
        <w:t xml:space="preserve">Habilito las interrupciones del timer, en concreto del subtimer B </w:t>
      </w:r>
    </w:p>
    <w:p w14:paraId="520FC5D2" w14:textId="77777777" w:rsidR="0031008F" w:rsidRPr="00A04ED4" w:rsidRDefault="001E78B1" w:rsidP="0031008F">
      <w:pPr>
        <w:keepNext/>
      </w:pPr>
      <w:r w:rsidRPr="00A04ED4">
        <w:rPr>
          <w:noProof/>
          <w14:ligatures w14:val="none"/>
          <w14:cntxtAlts w14:val="0"/>
        </w:rPr>
        <w:drawing>
          <wp:inline distT="0" distB="0" distL="0" distR="0" wp14:anchorId="72E69EEC" wp14:editId="6B09913E">
            <wp:extent cx="5935980" cy="349504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5980" cy="3495040"/>
                    </a:xfrm>
                    <a:prstGeom prst="rect">
                      <a:avLst/>
                    </a:prstGeom>
                  </pic:spPr>
                </pic:pic>
              </a:graphicData>
            </a:graphic>
          </wp:inline>
        </w:drawing>
      </w:r>
    </w:p>
    <w:p w14:paraId="5760DF6F" w14:textId="69B83BD3" w:rsidR="001E78B1" w:rsidRPr="00A04ED4" w:rsidRDefault="0031008F" w:rsidP="0031008F">
      <w:pPr>
        <w:pStyle w:val="Descripcin"/>
      </w:pPr>
      <w:bookmarkStart w:id="73" w:name="_Toc530480736"/>
      <w:r w:rsidRPr="00A04ED4">
        <w:t xml:space="preserve">Figure </w:t>
      </w:r>
      <w:r w:rsidR="00E50419">
        <w:fldChar w:fldCharType="begin"/>
      </w:r>
      <w:r w:rsidR="00E50419">
        <w:instrText xml:space="preserve"> SEQ Figure \* ARABIC </w:instrText>
      </w:r>
      <w:r w:rsidR="00E50419">
        <w:fldChar w:fldCharType="separate"/>
      </w:r>
      <w:r w:rsidR="00F86991" w:rsidRPr="00A04ED4">
        <w:t>9</w:t>
      </w:r>
      <w:bookmarkEnd w:id="73"/>
      <w:r w:rsidR="00E50419">
        <w:fldChar w:fldCharType="end"/>
      </w:r>
    </w:p>
    <w:p w14:paraId="7EE221A1" w14:textId="58349258" w:rsidR="001E78B1" w:rsidRPr="00A04ED4" w:rsidRDefault="001E78B1" w:rsidP="001E78B1">
      <w:r w:rsidRPr="00A04ED4">
        <w:t xml:space="preserve">Por útimo, y como parte fundamental del programa, se tiene la </w:t>
      </w:r>
      <w:r w:rsidRPr="00A04ED4">
        <w:rPr>
          <w:b/>
        </w:rPr>
        <w:t>función asociada al fin de la conversión</w:t>
      </w:r>
      <w:r w:rsidRPr="00A04ED4">
        <w:t xml:space="preserve"> </w:t>
      </w:r>
      <w:r w:rsidR="00F657A9" w:rsidRPr="00A04ED4">
        <w:t xml:space="preserve">de un dato dentro del ADC. </w:t>
      </w:r>
    </w:p>
    <w:p w14:paraId="0B5BF8D5" w14:textId="42587C83" w:rsidR="00F657A9" w:rsidRPr="00A04ED4" w:rsidRDefault="00F657A9" w:rsidP="00F657A9">
      <w:r w:rsidRPr="00A04ED4">
        <w:t>Para esta parte aun siendo analizada en el documento presente, se adjunta enlace para la descarga del archivo de programa completo</w:t>
      </w:r>
      <w:r w:rsidR="00340610" w:rsidRPr="00A04ED4">
        <w:t xml:space="preserve"> comentado</w:t>
      </w:r>
      <w:r w:rsidRPr="00A04ED4">
        <w:t xml:space="preserve">. Entonces, por extensión de la función mejor dirigirse dentro del código a </w:t>
      </w:r>
      <w:r w:rsidRPr="00A04ED4">
        <w:sym w:font="Wingdings" w:char="F0E0"/>
      </w:r>
      <w:r w:rsidRPr="00A04ED4">
        <w:t xml:space="preserve"> </w:t>
      </w:r>
    </w:p>
    <w:p w14:paraId="5CDCF582" w14:textId="1B519529" w:rsidR="00F657A9" w:rsidRPr="00A04ED4" w:rsidRDefault="00F657A9" w:rsidP="00F657A9">
      <w:r w:rsidRPr="00A04ED4">
        <w:t>ISR(ADC_vect){</w:t>
      </w:r>
    </w:p>
    <w:p w14:paraId="23D3F69A" w14:textId="12646675" w:rsidR="00F657A9" w:rsidRPr="00A04ED4" w:rsidRDefault="00F657A9" w:rsidP="00F657A9">
      <w:r w:rsidRPr="00A04ED4">
        <w:t xml:space="preserve">    ………………..</w:t>
      </w:r>
    </w:p>
    <w:p w14:paraId="30BB5106" w14:textId="25D6AAA9" w:rsidR="00F657A9" w:rsidRPr="00A04ED4" w:rsidRDefault="00F657A9" w:rsidP="00F657A9">
      <w:r w:rsidRPr="00A04ED4">
        <w:t>}</w:t>
      </w:r>
    </w:p>
    <w:p w14:paraId="79DFA556" w14:textId="250588E0" w:rsidR="00015BDC" w:rsidRPr="00A04ED4" w:rsidRDefault="00015BDC" w:rsidP="00015BDC"/>
    <w:p w14:paraId="3279B061" w14:textId="7DED0C01" w:rsidR="0067028E" w:rsidRPr="00A04ED4" w:rsidRDefault="0058332A" w:rsidP="0080469A">
      <w:pPr>
        <w:pStyle w:val="Ttulo2"/>
        <w:numPr>
          <w:ilvl w:val="1"/>
          <w:numId w:val="36"/>
        </w:numPr>
        <w:rPr>
          <w:lang w:val="es-ES"/>
        </w:rPr>
      </w:pPr>
      <w:bookmarkStart w:id="74" w:name="_Toc530480148"/>
      <w:bookmarkStart w:id="75" w:name="_Toc530679286"/>
      <w:r w:rsidRPr="00A04ED4">
        <w:rPr>
          <w:lang w:val="es-ES"/>
        </w:rPr>
        <w:t>Programa en C</w:t>
      </w:r>
      <w:r w:rsidR="007306B7" w:rsidRPr="00A04ED4">
        <w:rPr>
          <w:lang w:val="es-ES"/>
        </w:rPr>
        <w:t>++</w:t>
      </w:r>
      <w:r w:rsidRPr="00A04ED4">
        <w:rPr>
          <w:lang w:val="es-ES"/>
        </w:rPr>
        <w:t xml:space="preserve"> para la RPI</w:t>
      </w:r>
      <w:bookmarkEnd w:id="74"/>
      <w:bookmarkEnd w:id="75"/>
    </w:p>
    <w:p w14:paraId="48A98C0E" w14:textId="0E80A82E" w:rsidR="0067028E" w:rsidRPr="00A04ED4" w:rsidRDefault="007306B7" w:rsidP="0067028E">
      <w:r w:rsidRPr="00A04ED4">
        <w:t>Para el programa en c++ usando la plataforma Blynk, se ha seguido la siguiente guía para la puesta en marcha:</w:t>
      </w:r>
    </w:p>
    <w:p w14:paraId="78C096E4" w14:textId="1BEC65C4" w:rsidR="007306B7" w:rsidRPr="00A04ED4" w:rsidRDefault="00E50419" w:rsidP="0067028E">
      <w:hyperlink r:id="rId44" w:history="1">
        <w:r w:rsidR="007306B7" w:rsidRPr="00A04ED4">
          <w:rPr>
            <w:rStyle w:val="Hipervnculo"/>
          </w:rPr>
          <w:t>https://community.blynk.cc/t/using-c-on-a-raspberry-pi-with-blynk/11864</w:t>
        </w:r>
      </w:hyperlink>
    </w:p>
    <w:p w14:paraId="1C15EF11" w14:textId="3139949A" w:rsidR="007306B7" w:rsidRPr="00A04ED4" w:rsidRDefault="007306B7" w:rsidP="0067028E">
      <w:r w:rsidRPr="00A04ED4">
        <w:lastRenderedPageBreak/>
        <w:t>Simplemente ajustar una serie de parámetros para advertirle al compilador gcc que estamos trabjando con Linux pero desde una raspberry.</w:t>
      </w:r>
    </w:p>
    <w:p w14:paraId="09069398" w14:textId="3251973E" w:rsidR="007306B7" w:rsidRPr="00A04ED4" w:rsidRDefault="007306B7" w:rsidP="0067028E"/>
    <w:p w14:paraId="7F23F1DF" w14:textId="4B7A8CDE" w:rsidR="007306B7" w:rsidRPr="00A04ED4" w:rsidRDefault="007306B7" w:rsidP="0067028E">
      <w:r w:rsidRPr="00A04ED4">
        <w:t>Este programa se ocupa de lo siguiente:</w:t>
      </w:r>
    </w:p>
    <w:p w14:paraId="377AEBBA" w14:textId="7C04EF33" w:rsidR="007306B7" w:rsidRPr="00A04ED4" w:rsidRDefault="007306B7" w:rsidP="007306B7">
      <w:pPr>
        <w:pStyle w:val="Prrafodelista"/>
        <w:numPr>
          <w:ilvl w:val="0"/>
          <w:numId w:val="41"/>
        </w:numPr>
      </w:pPr>
      <w:r w:rsidRPr="00A04ED4">
        <w:t>Se conectar al servidor blynk, el cual esta montado en la misma Rpi.</w:t>
      </w:r>
    </w:p>
    <w:p w14:paraId="6BEDC2A6" w14:textId="48E0A2FB" w:rsidR="0082031F" w:rsidRPr="00A04ED4" w:rsidRDefault="007306B7" w:rsidP="0082031F">
      <w:pPr>
        <w:pStyle w:val="Prrafodelista"/>
        <w:numPr>
          <w:ilvl w:val="0"/>
          <w:numId w:val="41"/>
        </w:numPr>
      </w:pPr>
      <w:r w:rsidRPr="00A04ED4">
        <w:t xml:space="preserve">Extrae datos de las comercializadoras de la base de datos propia. </w:t>
      </w:r>
      <w:r w:rsidR="0082031F" w:rsidRPr="00A04ED4">
        <w:t>De manera que recoge los nombres y precios de las mismas, para los cálculos de consumo y sugerencias de ahorro.</w:t>
      </w:r>
    </w:p>
    <w:p w14:paraId="6CD9452E" w14:textId="15A2F31C" w:rsidR="0082031F" w:rsidRPr="00A04ED4" w:rsidRDefault="0082031F" w:rsidP="0082031F">
      <w:pPr>
        <w:pStyle w:val="Prrafodelista"/>
        <w:numPr>
          <w:ilvl w:val="0"/>
          <w:numId w:val="41"/>
        </w:numPr>
      </w:pPr>
      <w:r w:rsidRPr="00A04ED4">
        <w:t>Lleva un control del consumo en kwh en función de los datos que le pasa la placa Linkit, además de un control del consumo en euros en función de los datos extraidos de la base de datos.</w:t>
      </w:r>
    </w:p>
    <w:p w14:paraId="27553651" w14:textId="052AE6F6" w:rsidR="0082031F" w:rsidRPr="00A04ED4" w:rsidRDefault="0082031F" w:rsidP="0082031F">
      <w:pPr>
        <w:pStyle w:val="Prrafodelista"/>
        <w:numPr>
          <w:ilvl w:val="0"/>
          <w:numId w:val="41"/>
        </w:numPr>
      </w:pPr>
      <w:r w:rsidRPr="00A04ED4">
        <w:t xml:space="preserve">Lleva un control del periodo y franja horaria en la que se está realizando el consumo, </w:t>
      </w:r>
      <w:r w:rsidR="00CE01A9" w:rsidRPr="00A04ED4">
        <w:t>para escoger el precio asociado del kwh.</w:t>
      </w:r>
    </w:p>
    <w:p w14:paraId="59EB2702" w14:textId="01A4EA37" w:rsidR="00CE01A9" w:rsidRPr="00A04ED4" w:rsidRDefault="00CE01A9" w:rsidP="0082031F">
      <w:pPr>
        <w:pStyle w:val="Prrafodelista"/>
        <w:numPr>
          <w:ilvl w:val="0"/>
          <w:numId w:val="41"/>
        </w:numPr>
      </w:pPr>
      <w:r w:rsidRPr="00A04ED4">
        <w:t>Lleva un contol del consumo uso de la potencia contratada, lanzando sugerencias.</w:t>
      </w:r>
    </w:p>
    <w:p w14:paraId="35655F21" w14:textId="4BDE265F" w:rsidR="00CE01A9" w:rsidRPr="00A04ED4" w:rsidRDefault="00CE01A9" w:rsidP="0082031F">
      <w:pPr>
        <w:pStyle w:val="Prrafodelista"/>
        <w:numPr>
          <w:ilvl w:val="0"/>
          <w:numId w:val="41"/>
        </w:numPr>
      </w:pPr>
      <w:r w:rsidRPr="00A04ED4">
        <w:t>Lanza notificaciones de consumo-ahorro a la app.</w:t>
      </w:r>
    </w:p>
    <w:p w14:paraId="2472DF42" w14:textId="7E3EFF24" w:rsidR="00CE01A9" w:rsidRPr="00A04ED4" w:rsidRDefault="00CE01A9" w:rsidP="0082031F">
      <w:pPr>
        <w:pStyle w:val="Prrafodelista"/>
        <w:numPr>
          <w:ilvl w:val="0"/>
          <w:numId w:val="41"/>
        </w:numPr>
      </w:pPr>
      <w:r w:rsidRPr="00A04ED4">
        <w:rPr>
          <w:color w:val="FF0000"/>
        </w:rPr>
        <w:t>Debería almacenar variables críticas en cada ciclo por posibles pérdidas de alimentación.</w:t>
      </w:r>
    </w:p>
    <w:p w14:paraId="51CF03EF" w14:textId="320A1E06" w:rsidR="00CE01A9" w:rsidRPr="00A04ED4" w:rsidRDefault="00CE01A9" w:rsidP="0082031F">
      <w:pPr>
        <w:pStyle w:val="Prrafodelista"/>
        <w:numPr>
          <w:ilvl w:val="0"/>
          <w:numId w:val="41"/>
        </w:numPr>
      </w:pPr>
      <w:r w:rsidRPr="00A04ED4">
        <w:rPr>
          <w:color w:val="FF0000"/>
        </w:rPr>
        <w:t>Realmente, si se pudiera implementar en la mcu, o en la propia mpu que acompaña al mcu dentro de la placa linkit, estaríamos quitando tanta dependencia de red. Ahora mismo, el mcu envía datos a la Rpi por internet al programa c</w:t>
      </w:r>
      <w:r w:rsidR="002E53CD" w:rsidRPr="00A04ED4">
        <w:rPr>
          <w:color w:val="FF0000"/>
        </w:rPr>
        <w:t>++, y ahora el programa en c++ tiene que volcar estos datos a la app. De la otra forma solo tendríamos un envío de datos por red.</w:t>
      </w:r>
    </w:p>
    <w:p w14:paraId="492EA0EC" w14:textId="7275BAB6" w:rsidR="002E53CD" w:rsidRPr="00A04ED4" w:rsidRDefault="002E53CD" w:rsidP="002E53CD">
      <w:pPr>
        <w:pStyle w:val="Prrafodelista"/>
        <w:rPr>
          <w:color w:val="FF0000"/>
        </w:rPr>
      </w:pPr>
      <w:r w:rsidRPr="00A04ED4">
        <w:rPr>
          <w:color w:val="FF0000"/>
        </w:rPr>
        <w:t>Se hicieron pruebas para esto mismo, para tener programa de sensado y gestión de app blynk en el mismo mcu, pero la memoria de programa no era suficiente.</w:t>
      </w:r>
    </w:p>
    <w:p w14:paraId="129B70EA" w14:textId="4F2C1A2D" w:rsidR="00F32F8D" w:rsidRPr="00A04ED4" w:rsidRDefault="00F70BBF" w:rsidP="00F32F8D">
      <w:r w:rsidRPr="00A04ED4">
        <w:t>A la hora de detallar el programa main.cpp, simplemente mostrar fragmentos de código de los puntos más clave del programa, a parte de adjuntar un enlace de descarga del mismo:</w:t>
      </w:r>
    </w:p>
    <w:p w14:paraId="69F521C9" w14:textId="1B25F6F9" w:rsidR="00F70BBF" w:rsidRPr="00A04ED4" w:rsidRDefault="00F70BBF" w:rsidP="00F32F8D"/>
    <w:p w14:paraId="1A807797" w14:textId="45397863" w:rsidR="00F70BBF" w:rsidRPr="00A04ED4" w:rsidRDefault="00F70BBF" w:rsidP="00F32F8D">
      <w:r w:rsidRPr="00A04ED4">
        <w:t>Interior del bucle loop:</w:t>
      </w:r>
    </w:p>
    <w:p w14:paraId="4CAF8143" w14:textId="77777777" w:rsidR="0031008F" w:rsidRPr="00A04ED4" w:rsidRDefault="00F70BBF" w:rsidP="0031008F">
      <w:pPr>
        <w:keepNext/>
      </w:pPr>
      <w:r w:rsidRPr="00A04ED4">
        <w:rPr>
          <w:noProof/>
          <w14:ligatures w14:val="none"/>
          <w14:cntxtAlts w14:val="0"/>
        </w:rPr>
        <w:lastRenderedPageBreak/>
        <w:drawing>
          <wp:inline distT="0" distB="0" distL="0" distR="0" wp14:anchorId="1F6A8E87" wp14:editId="2292FA68">
            <wp:extent cx="5935980" cy="585597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4.1.PNG"/>
                    <pic:cNvPicPr/>
                  </pic:nvPicPr>
                  <pic:blipFill>
                    <a:blip r:embed="rId45"/>
                    <a:stretch>
                      <a:fillRect/>
                    </a:stretch>
                  </pic:blipFill>
                  <pic:spPr>
                    <a:xfrm>
                      <a:off x="0" y="0"/>
                      <a:ext cx="5935980" cy="5855970"/>
                    </a:xfrm>
                    <a:prstGeom prst="rect">
                      <a:avLst/>
                    </a:prstGeom>
                  </pic:spPr>
                </pic:pic>
              </a:graphicData>
            </a:graphic>
          </wp:inline>
        </w:drawing>
      </w:r>
    </w:p>
    <w:p w14:paraId="48CC4DCC" w14:textId="1439D673" w:rsidR="00F70BBF" w:rsidRPr="00A04ED4" w:rsidRDefault="0031008F" w:rsidP="0031008F">
      <w:pPr>
        <w:pStyle w:val="Descripcin"/>
      </w:pPr>
      <w:bookmarkStart w:id="76" w:name="_Toc530480737"/>
      <w:r w:rsidRPr="00A04ED4">
        <w:t xml:space="preserve">Figure </w:t>
      </w:r>
      <w:r w:rsidR="00E50419">
        <w:fldChar w:fldCharType="begin"/>
      </w:r>
      <w:r w:rsidR="00E50419">
        <w:instrText xml:space="preserve"> SEQ Figure \* ARABIC </w:instrText>
      </w:r>
      <w:r w:rsidR="00E50419">
        <w:fldChar w:fldCharType="separate"/>
      </w:r>
      <w:r w:rsidR="00F86991" w:rsidRPr="00A04ED4">
        <w:t>10</w:t>
      </w:r>
      <w:bookmarkEnd w:id="76"/>
      <w:r w:rsidR="00E50419">
        <w:fldChar w:fldCharType="end"/>
      </w:r>
    </w:p>
    <w:p w14:paraId="7875CFF3" w14:textId="243BAC01" w:rsidR="00F70BBF" w:rsidRPr="00A04ED4" w:rsidRDefault="00F70BBF" w:rsidP="00F32F8D">
      <w:r w:rsidRPr="00A04ED4">
        <w:t>En esta primera parte del código se comprueba si se tienen los datos del usuario: comercializadora, tarifa y potencia contratada (de ahí lo del vector ok de longitud 3). Si se tienen los datos del usuario se calcula el precio por potencia para ese mes para cada una de las distintas comercializadoras. También se inicializan una serie de variales para el periodo en cuestión, como:</w:t>
      </w:r>
    </w:p>
    <w:p w14:paraId="20427636" w14:textId="1F6AE16B" w:rsidR="00F70BBF" w:rsidRPr="00A04ED4" w:rsidRDefault="00F70BBF" w:rsidP="00F70BBF">
      <w:pPr>
        <w:pStyle w:val="Prrafodelista"/>
        <w:numPr>
          <w:ilvl w:val="0"/>
          <w:numId w:val="41"/>
        </w:numPr>
      </w:pPr>
      <w:r w:rsidRPr="00A04ED4">
        <w:t>Kwhcont: para el recuento total de consumo en ese periodo</w:t>
      </w:r>
    </w:p>
    <w:p w14:paraId="625682DC" w14:textId="563D1B29" w:rsidR="00F70BBF" w:rsidRPr="00A04ED4" w:rsidRDefault="00F70BBF" w:rsidP="00F70BBF">
      <w:pPr>
        <w:pStyle w:val="Prrafodelista"/>
        <w:numPr>
          <w:ilvl w:val="0"/>
          <w:numId w:val="41"/>
        </w:numPr>
      </w:pPr>
      <w:r w:rsidRPr="00A04ED4">
        <w:t>Contpmax: para el recuento de picos de potencia máxima</w:t>
      </w:r>
    </w:p>
    <w:p w14:paraId="0147E68A" w14:textId="333C98E4" w:rsidR="00F70BBF" w:rsidRPr="00A04ED4" w:rsidRDefault="00F70BBF" w:rsidP="00F70BBF">
      <w:pPr>
        <w:pStyle w:val="Prrafodelista"/>
        <w:numPr>
          <w:ilvl w:val="0"/>
          <w:numId w:val="41"/>
        </w:numPr>
      </w:pPr>
      <w:r w:rsidRPr="00A04ED4">
        <w:t>C:</w:t>
      </w:r>
    </w:p>
    <w:p w14:paraId="36C2207F" w14:textId="08B660AD" w:rsidR="00F70BBF" w:rsidRPr="00A04ED4" w:rsidRDefault="00F70BBF" w:rsidP="00F70BBF">
      <w:pPr>
        <w:pStyle w:val="Prrafodelista"/>
        <w:numPr>
          <w:ilvl w:val="0"/>
          <w:numId w:val="41"/>
        </w:numPr>
      </w:pPr>
      <w:r w:rsidRPr="00A04ED4">
        <w:t>Flag2: variable bandera para indicar al programa que ya se ha configurado la app con los datos de los usuarios.</w:t>
      </w:r>
    </w:p>
    <w:p w14:paraId="57A778D4" w14:textId="2CBAD700" w:rsidR="00E772C0" w:rsidRPr="00A04ED4" w:rsidRDefault="00412037" w:rsidP="00412037">
      <w:r w:rsidRPr="00A04ED4">
        <w:t>Tras hacer esta comprobación, se comprueba si se tiene la app configurada y si ha llegado un dato nuevo desde la placa de sensado.</w:t>
      </w:r>
    </w:p>
    <w:p w14:paraId="16D6F764" w14:textId="78685E3A" w:rsidR="00412037" w:rsidRPr="00A04ED4" w:rsidRDefault="00412037" w:rsidP="00412037">
      <w:r w:rsidRPr="00A04ED4">
        <w:t>Tras esto se llama a la función horper(), la cual chequea si es el inicio de un nuevo periodo de facturación y contabiliza gastos del usuario en función de la hora que sea (lleva el recuento con su comercializadora y con las demás de la base de datos para sugerir cambios de tarifa para ahorrar dinero).</w:t>
      </w:r>
    </w:p>
    <w:p w14:paraId="56F3C61D" w14:textId="1B21A0D4" w:rsidR="00412037" w:rsidRPr="00A04ED4" w:rsidRDefault="00412037" w:rsidP="00412037">
      <w:r w:rsidRPr="00A04ED4">
        <w:lastRenderedPageBreak/>
        <w:t xml:space="preserve">Se actualiza el recuento de consumo en kwh, se chequea si en este periodo de sensado y procesado se ha </w:t>
      </w:r>
      <w:r w:rsidR="007E1AAD" w:rsidRPr="00A04ED4">
        <w:t xml:space="preserve">alcanzado </w:t>
      </w:r>
      <w:r w:rsidRPr="00A04ED4">
        <w:t xml:space="preserve"> un pico de potencia, se va llevando un recuento de la media de potencia y se actualizan los widgets respectivos con los datos obtenidos hacia la app.</w:t>
      </w:r>
    </w:p>
    <w:p w14:paraId="300D36A4" w14:textId="77777777" w:rsidR="0031008F" w:rsidRPr="00A04ED4" w:rsidRDefault="00F70BBF" w:rsidP="0031008F">
      <w:pPr>
        <w:keepNext/>
      </w:pPr>
      <w:r w:rsidRPr="00A04ED4">
        <w:rPr>
          <w:noProof/>
          <w14:ligatures w14:val="none"/>
          <w14:cntxtAlts w14:val="0"/>
        </w:rPr>
        <w:drawing>
          <wp:inline distT="0" distB="0" distL="0" distR="0" wp14:anchorId="317C3650" wp14:editId="72877445">
            <wp:extent cx="5935980" cy="4950460"/>
            <wp:effectExtent l="0" t="0" r="7620"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4.2.PNG"/>
                    <pic:cNvPicPr/>
                  </pic:nvPicPr>
                  <pic:blipFill>
                    <a:blip r:embed="rId46"/>
                    <a:stretch>
                      <a:fillRect/>
                    </a:stretch>
                  </pic:blipFill>
                  <pic:spPr>
                    <a:xfrm>
                      <a:off x="0" y="0"/>
                      <a:ext cx="5935980" cy="4950460"/>
                    </a:xfrm>
                    <a:prstGeom prst="rect">
                      <a:avLst/>
                    </a:prstGeom>
                  </pic:spPr>
                </pic:pic>
              </a:graphicData>
            </a:graphic>
          </wp:inline>
        </w:drawing>
      </w:r>
    </w:p>
    <w:p w14:paraId="1FD91A3B" w14:textId="4707CA4B" w:rsidR="00F70BBF" w:rsidRPr="00A04ED4" w:rsidRDefault="0031008F" w:rsidP="0031008F">
      <w:pPr>
        <w:pStyle w:val="Descripcin"/>
      </w:pPr>
      <w:bookmarkStart w:id="77" w:name="_Toc530480738"/>
      <w:r w:rsidRPr="00A04ED4">
        <w:t xml:space="preserve">Figure </w:t>
      </w:r>
      <w:r w:rsidR="00E50419">
        <w:fldChar w:fldCharType="begin"/>
      </w:r>
      <w:r w:rsidR="00E50419">
        <w:instrText xml:space="preserve"> SEQ Figure \* ARABIC </w:instrText>
      </w:r>
      <w:r w:rsidR="00E50419">
        <w:fldChar w:fldCharType="separate"/>
      </w:r>
      <w:r w:rsidR="00F86991" w:rsidRPr="00A04ED4">
        <w:t>11</w:t>
      </w:r>
      <w:bookmarkEnd w:id="77"/>
      <w:r w:rsidR="00E50419">
        <w:fldChar w:fldCharType="end"/>
      </w:r>
    </w:p>
    <w:p w14:paraId="7D238382" w14:textId="49E1397E" w:rsidR="00E213FE" w:rsidRPr="00A04ED4" w:rsidRDefault="0058332A" w:rsidP="00E213FE">
      <w:pPr>
        <w:pStyle w:val="Ttulo2"/>
        <w:numPr>
          <w:ilvl w:val="1"/>
          <w:numId w:val="36"/>
        </w:numPr>
        <w:rPr>
          <w:lang w:val="es-ES"/>
        </w:rPr>
      </w:pPr>
      <w:bookmarkStart w:id="78" w:name="_Toc530480149"/>
      <w:bookmarkStart w:id="79" w:name="_Toc530679287"/>
      <w:r w:rsidRPr="00A04ED4">
        <w:rPr>
          <w:lang w:val="es-ES"/>
        </w:rPr>
        <w:lastRenderedPageBreak/>
        <w:t>Plataforma IoT Blynk</w:t>
      </w:r>
      <w:bookmarkEnd w:id="78"/>
      <w:bookmarkEnd w:id="79"/>
    </w:p>
    <w:p w14:paraId="651C4ACE" w14:textId="64559532" w:rsidR="0031008F" w:rsidRPr="00A04ED4" w:rsidRDefault="0031008F" w:rsidP="0031008F">
      <w:pPr>
        <w:pStyle w:val="Descripcin"/>
        <w:keepNext/>
      </w:pPr>
      <w:bookmarkStart w:id="80" w:name="_Toc530480739"/>
      <w:r w:rsidRPr="00A04ED4">
        <w:t xml:space="preserve">Figure </w:t>
      </w:r>
      <w:r w:rsidR="00E50419">
        <w:fldChar w:fldCharType="begin"/>
      </w:r>
      <w:r w:rsidR="00E50419">
        <w:instrText xml:space="preserve"> SEQ Figure \* ARABIC </w:instrText>
      </w:r>
      <w:r w:rsidR="00E50419">
        <w:fldChar w:fldCharType="separate"/>
      </w:r>
      <w:r w:rsidR="00F86991" w:rsidRPr="00A04ED4">
        <w:t>12</w:t>
      </w:r>
      <w:bookmarkEnd w:id="80"/>
      <w:r w:rsidR="00E50419">
        <w:fldChar w:fldCharType="end"/>
      </w:r>
    </w:p>
    <w:p w14:paraId="66630220" w14:textId="77777777" w:rsidR="00412037" w:rsidRPr="00A04ED4" w:rsidRDefault="00412037" w:rsidP="00412037">
      <w:pPr>
        <w:jc w:val="center"/>
        <w:rPr>
          <w14:ligatures w14:val="none"/>
          <w14:cntxtAlts w14:val="0"/>
        </w:rPr>
      </w:pPr>
      <w:r w:rsidRPr="00A04ED4">
        <w:rPr>
          <w:noProof/>
          <w14:ligatures w14:val="none"/>
          <w14:cntxtAlts w14:val="0"/>
        </w:rPr>
        <w:drawing>
          <wp:inline distT="0" distB="0" distL="0" distR="0" wp14:anchorId="0EE44694" wp14:editId="7184DCE2">
            <wp:extent cx="2585826" cy="4487334"/>
            <wp:effectExtent l="0" t="0" r="508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5.2.PNG"/>
                    <pic:cNvPicPr/>
                  </pic:nvPicPr>
                  <pic:blipFill>
                    <a:blip r:embed="rId47"/>
                    <a:stretch>
                      <a:fillRect/>
                    </a:stretch>
                  </pic:blipFill>
                  <pic:spPr>
                    <a:xfrm>
                      <a:off x="0" y="0"/>
                      <a:ext cx="2588106" cy="4491290"/>
                    </a:xfrm>
                    <a:prstGeom prst="rect">
                      <a:avLst/>
                    </a:prstGeom>
                  </pic:spPr>
                </pic:pic>
              </a:graphicData>
            </a:graphic>
          </wp:inline>
        </w:drawing>
      </w:r>
      <w:r w:rsidRPr="00A04ED4">
        <w:rPr>
          <w:noProof/>
          <w14:ligatures w14:val="none"/>
          <w14:cntxtAlts w14:val="0"/>
        </w:rPr>
        <w:drawing>
          <wp:inline distT="0" distB="0" distL="0" distR="0" wp14:anchorId="284A6A17" wp14:editId="21353F06">
            <wp:extent cx="2549576" cy="4509491"/>
            <wp:effectExtent l="0" t="0" r="3175"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5.3.PNG"/>
                    <pic:cNvPicPr/>
                  </pic:nvPicPr>
                  <pic:blipFill>
                    <a:blip r:embed="rId48"/>
                    <a:stretch>
                      <a:fillRect/>
                    </a:stretch>
                  </pic:blipFill>
                  <pic:spPr>
                    <a:xfrm>
                      <a:off x="0" y="0"/>
                      <a:ext cx="2553670" cy="4516732"/>
                    </a:xfrm>
                    <a:prstGeom prst="rect">
                      <a:avLst/>
                    </a:prstGeom>
                  </pic:spPr>
                </pic:pic>
              </a:graphicData>
            </a:graphic>
          </wp:inline>
        </w:drawing>
      </w:r>
    </w:p>
    <w:p w14:paraId="32B09A14" w14:textId="04444FFD" w:rsidR="00412037" w:rsidRPr="00A04ED4" w:rsidRDefault="00412037" w:rsidP="00412037">
      <w:pPr>
        <w:jc w:val="center"/>
      </w:pPr>
    </w:p>
    <w:p w14:paraId="5E1FCB60" w14:textId="549C2C7D" w:rsidR="000454D8" w:rsidRPr="00A04ED4" w:rsidRDefault="00E213FE" w:rsidP="000454D8">
      <w:r w:rsidRPr="00A04ED4">
        <w:t>Las fotos de arriba se corresponden con la página principal de la app Blynk, widgets que la conforman:</w:t>
      </w:r>
    </w:p>
    <w:p w14:paraId="0663A5EF" w14:textId="373F0C28" w:rsidR="00E213FE" w:rsidRPr="00A04ED4" w:rsidRDefault="00E213FE" w:rsidP="00E213FE">
      <w:pPr>
        <w:pStyle w:val="Prrafodelista"/>
        <w:numPr>
          <w:ilvl w:val="0"/>
          <w:numId w:val="41"/>
        </w:numPr>
      </w:pPr>
      <w:r w:rsidRPr="00A04ED4">
        <w:t>Consumo en tiempo real en euros</w:t>
      </w:r>
    </w:p>
    <w:p w14:paraId="08C21E32" w14:textId="5FFA4F4E" w:rsidR="00E213FE" w:rsidRPr="00A04ED4" w:rsidRDefault="00E213FE" w:rsidP="00E213FE">
      <w:pPr>
        <w:pStyle w:val="Prrafodelista"/>
        <w:numPr>
          <w:ilvl w:val="0"/>
          <w:numId w:val="41"/>
        </w:numPr>
      </w:pPr>
      <w:r w:rsidRPr="00A04ED4">
        <w:t>Precio por potencia contratada ese mes</w:t>
      </w:r>
    </w:p>
    <w:p w14:paraId="20C14498" w14:textId="743B7854" w:rsidR="00E213FE" w:rsidRPr="00A04ED4" w:rsidRDefault="00E213FE" w:rsidP="00E213FE">
      <w:pPr>
        <w:pStyle w:val="Prrafodelista"/>
        <w:numPr>
          <w:ilvl w:val="0"/>
          <w:numId w:val="41"/>
        </w:numPr>
      </w:pPr>
      <w:r w:rsidRPr="00A04ED4">
        <w:t>Precio por consume en euros de un competidor seleccionado (otra comercializadora)</w:t>
      </w:r>
    </w:p>
    <w:p w14:paraId="28842BCC" w14:textId="25430ADC" w:rsidR="00E213FE" w:rsidRPr="00A04ED4" w:rsidRDefault="00E213FE" w:rsidP="00E213FE">
      <w:pPr>
        <w:pStyle w:val="Prrafodelista"/>
        <w:numPr>
          <w:ilvl w:val="0"/>
          <w:numId w:val="41"/>
        </w:numPr>
      </w:pPr>
      <w:r w:rsidRPr="00A04ED4">
        <w:t xml:space="preserve">Contador de consume en kwh del mes </w:t>
      </w:r>
    </w:p>
    <w:p w14:paraId="656B1587" w14:textId="68FF55B3" w:rsidR="00E213FE" w:rsidRPr="00A04ED4" w:rsidRDefault="00E213FE" w:rsidP="00E213FE">
      <w:pPr>
        <w:pStyle w:val="Prrafodelista"/>
        <w:numPr>
          <w:ilvl w:val="0"/>
          <w:numId w:val="41"/>
        </w:numPr>
      </w:pPr>
      <w:r w:rsidRPr="00A04ED4">
        <w:t xml:space="preserve">Seleccionable tipo desplegable para el tipo de tarifa </w:t>
      </w:r>
      <w:r w:rsidRPr="00A04ED4">
        <w:sym w:font="Wingdings" w:char="F0E0"/>
      </w:r>
      <w:r w:rsidRPr="00A04ED4">
        <w:t xml:space="preserve"> </w:t>
      </w:r>
    </w:p>
    <w:p w14:paraId="26879609" w14:textId="08804110" w:rsidR="00E213FE" w:rsidRPr="00A04ED4" w:rsidRDefault="00E213FE" w:rsidP="00E213FE">
      <w:pPr>
        <w:pStyle w:val="Prrafodelista"/>
        <w:numPr>
          <w:ilvl w:val="0"/>
          <w:numId w:val="37"/>
        </w:numPr>
      </w:pPr>
      <w:r w:rsidRPr="00A04ED4">
        <w:t>SDH : sin discriminación horaria</w:t>
      </w:r>
    </w:p>
    <w:p w14:paraId="3B4CB311" w14:textId="11E15DCC" w:rsidR="00E213FE" w:rsidRPr="00A04ED4" w:rsidRDefault="00E213FE" w:rsidP="00E213FE">
      <w:pPr>
        <w:pStyle w:val="Prrafodelista"/>
        <w:numPr>
          <w:ilvl w:val="0"/>
          <w:numId w:val="37"/>
        </w:numPr>
      </w:pPr>
      <w:r w:rsidRPr="00A04ED4">
        <w:t xml:space="preserve">DH: con discriminacion horaria </w:t>
      </w:r>
    </w:p>
    <w:p w14:paraId="5AF431EB" w14:textId="1DF6800E" w:rsidR="00E213FE" w:rsidRPr="00A04ED4" w:rsidRDefault="00E213FE" w:rsidP="00E213FE">
      <w:pPr>
        <w:pStyle w:val="Prrafodelista"/>
        <w:numPr>
          <w:ilvl w:val="0"/>
          <w:numId w:val="37"/>
        </w:numPr>
      </w:pPr>
      <w:r w:rsidRPr="00A04ED4">
        <w:t>DH-Supervalle: con discriminacion horaria supervalle</w:t>
      </w:r>
    </w:p>
    <w:p w14:paraId="3737C4D4" w14:textId="77777777" w:rsidR="0031008F" w:rsidRPr="00A04ED4" w:rsidRDefault="00E213FE" w:rsidP="0031008F">
      <w:pPr>
        <w:pStyle w:val="Prrafodelista"/>
        <w:keepNext/>
      </w:pPr>
      <w:r w:rsidRPr="00A04ED4">
        <w:rPr>
          <w:noProof/>
          <w14:ligatures w14:val="none"/>
          <w14:cntxtAlts w14:val="0"/>
        </w:rPr>
        <w:lastRenderedPageBreak/>
        <w:drawing>
          <wp:inline distT="0" distB="0" distL="0" distR="0" wp14:anchorId="31DB0FC3" wp14:editId="706D8E63">
            <wp:extent cx="2888056" cy="1670050"/>
            <wp:effectExtent l="0" t="0" r="7620"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93798" cy="1673370"/>
                    </a:xfrm>
                    <a:prstGeom prst="rect">
                      <a:avLst/>
                    </a:prstGeom>
                  </pic:spPr>
                </pic:pic>
              </a:graphicData>
            </a:graphic>
          </wp:inline>
        </w:drawing>
      </w:r>
    </w:p>
    <w:p w14:paraId="74B1EB46" w14:textId="230C6D99" w:rsidR="00E213FE" w:rsidRPr="00A04ED4" w:rsidRDefault="0031008F" w:rsidP="0031008F">
      <w:pPr>
        <w:pStyle w:val="Descripcin"/>
        <w:jc w:val="both"/>
      </w:pPr>
      <w:bookmarkStart w:id="81" w:name="_Toc530480740"/>
      <w:r w:rsidRPr="00A04ED4">
        <w:t xml:space="preserve">                                                   Figure </w:t>
      </w:r>
      <w:r w:rsidR="00E50419">
        <w:fldChar w:fldCharType="begin"/>
      </w:r>
      <w:r w:rsidR="00E50419">
        <w:instrText xml:space="preserve"> SEQ Figure \* ARABIC </w:instrText>
      </w:r>
      <w:r w:rsidR="00E50419">
        <w:fldChar w:fldCharType="separate"/>
      </w:r>
      <w:r w:rsidR="00F86991" w:rsidRPr="00A04ED4">
        <w:t>13</w:t>
      </w:r>
      <w:bookmarkEnd w:id="81"/>
      <w:r w:rsidR="00E50419">
        <w:fldChar w:fldCharType="end"/>
      </w:r>
    </w:p>
    <w:p w14:paraId="35D76009" w14:textId="16995117" w:rsidR="00E213FE" w:rsidRPr="00A04ED4" w:rsidRDefault="00E213FE" w:rsidP="00E213FE">
      <w:pPr>
        <w:pStyle w:val="Prrafodelista"/>
        <w:numPr>
          <w:ilvl w:val="0"/>
          <w:numId w:val="41"/>
        </w:numPr>
      </w:pPr>
      <w:r w:rsidRPr="00A04ED4">
        <w:t>Slider para seleccionar la potencia contratada</w:t>
      </w:r>
    </w:p>
    <w:p w14:paraId="0620E256" w14:textId="0AB9CCD3" w:rsidR="00E213FE" w:rsidRPr="00A04ED4" w:rsidRDefault="00E213FE" w:rsidP="00E213FE">
      <w:pPr>
        <w:pStyle w:val="Prrafodelista"/>
        <w:numPr>
          <w:ilvl w:val="0"/>
          <w:numId w:val="41"/>
        </w:numPr>
      </w:pPr>
      <w:r w:rsidRPr="00A04ED4">
        <w:t>Seleccionable tipo desplegable para sellecionar una de las comercializadoras disponibles.</w:t>
      </w:r>
    </w:p>
    <w:p w14:paraId="29CB24D4" w14:textId="77777777" w:rsidR="00E213FE" w:rsidRPr="00A04ED4" w:rsidRDefault="00E213FE" w:rsidP="00E213FE">
      <w:pPr>
        <w:ind w:left="360"/>
      </w:pPr>
    </w:p>
    <w:p w14:paraId="2C76F5B5" w14:textId="77777777" w:rsidR="0031008F" w:rsidRPr="00A04ED4" w:rsidRDefault="00E213FE" w:rsidP="0031008F">
      <w:pPr>
        <w:pStyle w:val="Prrafodelista"/>
        <w:keepNext/>
      </w:pPr>
      <w:r w:rsidRPr="00A04ED4">
        <w:rPr>
          <w:noProof/>
          <w14:ligatures w14:val="none"/>
          <w14:cntxtAlts w14:val="0"/>
        </w:rPr>
        <w:drawing>
          <wp:inline distT="0" distB="0" distL="0" distR="0" wp14:anchorId="5E092393" wp14:editId="1286820F">
            <wp:extent cx="2850427" cy="2054077"/>
            <wp:effectExtent l="0" t="0" r="7620"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54438" cy="2056968"/>
                    </a:xfrm>
                    <a:prstGeom prst="rect">
                      <a:avLst/>
                    </a:prstGeom>
                  </pic:spPr>
                </pic:pic>
              </a:graphicData>
            </a:graphic>
          </wp:inline>
        </w:drawing>
      </w:r>
    </w:p>
    <w:p w14:paraId="14F38044" w14:textId="63B9A491" w:rsidR="00E213FE" w:rsidRPr="00A04ED4" w:rsidRDefault="0031008F" w:rsidP="0031008F">
      <w:pPr>
        <w:pStyle w:val="Descripcin"/>
        <w:jc w:val="both"/>
      </w:pPr>
      <w:bookmarkStart w:id="82" w:name="_Toc530480741"/>
      <w:r w:rsidRPr="00A04ED4">
        <w:t xml:space="preserve">                                                  Figure </w:t>
      </w:r>
      <w:r w:rsidR="00E50419">
        <w:fldChar w:fldCharType="begin"/>
      </w:r>
      <w:r w:rsidR="00E50419">
        <w:instrText xml:space="preserve"> SEQ Figure \* ARABIC </w:instrText>
      </w:r>
      <w:r w:rsidR="00E50419">
        <w:fldChar w:fldCharType="separate"/>
      </w:r>
      <w:r w:rsidR="00F86991" w:rsidRPr="00A04ED4">
        <w:t>14</w:t>
      </w:r>
      <w:bookmarkEnd w:id="82"/>
      <w:r w:rsidR="00E50419">
        <w:fldChar w:fldCharType="end"/>
      </w:r>
    </w:p>
    <w:p w14:paraId="108D9DB2" w14:textId="34A93A2D" w:rsidR="00E213FE" w:rsidRPr="00A04ED4" w:rsidRDefault="00E213FE" w:rsidP="00E213FE">
      <w:pPr>
        <w:pStyle w:val="Prrafodelista"/>
        <w:numPr>
          <w:ilvl w:val="0"/>
          <w:numId w:val="41"/>
        </w:numPr>
      </w:pPr>
      <w:r w:rsidRPr="00A04ED4">
        <w:t>Indicador de picos de potencia</w:t>
      </w:r>
    </w:p>
    <w:p w14:paraId="5B298DF0" w14:textId="4D014A9F" w:rsidR="00E213FE" w:rsidRPr="00A04ED4" w:rsidRDefault="00E213FE" w:rsidP="00E213FE">
      <w:pPr>
        <w:pStyle w:val="Prrafodelista"/>
        <w:numPr>
          <w:ilvl w:val="0"/>
          <w:numId w:val="41"/>
        </w:numPr>
      </w:pPr>
      <w:r w:rsidRPr="00A04ED4">
        <w:t>Indicador de media de potencia en ese period de factuación</w:t>
      </w:r>
    </w:p>
    <w:p w14:paraId="459881AA" w14:textId="089EAE0E" w:rsidR="00E213FE" w:rsidRPr="00A04ED4" w:rsidRDefault="00E213FE" w:rsidP="00E213FE"/>
    <w:p w14:paraId="4A87F7C6" w14:textId="77777777" w:rsidR="00E213FE" w:rsidRPr="00A04ED4" w:rsidRDefault="00E213FE" w:rsidP="00E213FE"/>
    <w:p w14:paraId="4531AAD3" w14:textId="431DAEB7" w:rsidR="00E213FE" w:rsidRPr="00A04ED4" w:rsidRDefault="00E213FE" w:rsidP="00E213FE">
      <w:r w:rsidRPr="00A04ED4">
        <w:t>Por otro lado en el menu secundario nos encontramos con lo siguiente</w:t>
      </w:r>
    </w:p>
    <w:p w14:paraId="64C48935" w14:textId="77777777" w:rsidR="00E213FE" w:rsidRPr="00A04ED4" w:rsidRDefault="00E213FE" w:rsidP="00E213FE"/>
    <w:p w14:paraId="02D803F2" w14:textId="77777777" w:rsidR="0031008F" w:rsidRPr="00A04ED4" w:rsidRDefault="00E213FE" w:rsidP="0031008F">
      <w:pPr>
        <w:pStyle w:val="Prrafodelista"/>
        <w:keepNext/>
      </w:pPr>
      <w:r w:rsidRPr="00A04ED4">
        <w:rPr>
          <w:noProof/>
          <w14:ligatures w14:val="none"/>
          <w14:cntxtAlts w14:val="0"/>
        </w:rPr>
        <w:lastRenderedPageBreak/>
        <w:drawing>
          <wp:inline distT="0" distB="0" distL="0" distR="0" wp14:anchorId="3FD3DE51" wp14:editId="045B5858">
            <wp:extent cx="2582333" cy="4546041"/>
            <wp:effectExtent l="0" t="0" r="8890"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5.4.PNG"/>
                    <pic:cNvPicPr/>
                  </pic:nvPicPr>
                  <pic:blipFill>
                    <a:blip r:embed="rId51"/>
                    <a:stretch>
                      <a:fillRect/>
                    </a:stretch>
                  </pic:blipFill>
                  <pic:spPr>
                    <a:xfrm>
                      <a:off x="0" y="0"/>
                      <a:ext cx="2583595" cy="4548263"/>
                    </a:xfrm>
                    <a:prstGeom prst="rect">
                      <a:avLst/>
                    </a:prstGeom>
                  </pic:spPr>
                </pic:pic>
              </a:graphicData>
            </a:graphic>
          </wp:inline>
        </w:drawing>
      </w:r>
    </w:p>
    <w:p w14:paraId="548ED623" w14:textId="309AA7CD" w:rsidR="00E213FE" w:rsidRPr="00A04ED4" w:rsidRDefault="0031008F" w:rsidP="0031008F">
      <w:pPr>
        <w:pStyle w:val="Descripcin"/>
        <w:jc w:val="both"/>
      </w:pPr>
      <w:bookmarkStart w:id="83" w:name="_Toc530480742"/>
      <w:r w:rsidRPr="00A04ED4">
        <w:t xml:space="preserve">                                             Figure </w:t>
      </w:r>
      <w:r w:rsidR="00E50419">
        <w:fldChar w:fldCharType="begin"/>
      </w:r>
      <w:r w:rsidR="00E50419">
        <w:instrText xml:space="preserve"> SEQ Figure \* ARABIC </w:instrText>
      </w:r>
      <w:r w:rsidR="00E50419">
        <w:fldChar w:fldCharType="separate"/>
      </w:r>
      <w:r w:rsidR="00F86991" w:rsidRPr="00A04ED4">
        <w:t>15</w:t>
      </w:r>
      <w:bookmarkEnd w:id="83"/>
      <w:r w:rsidR="00E50419">
        <w:fldChar w:fldCharType="end"/>
      </w:r>
    </w:p>
    <w:p w14:paraId="122339C5" w14:textId="18261E3B" w:rsidR="00E213FE" w:rsidRPr="00A04ED4" w:rsidRDefault="00E213FE" w:rsidP="00E213FE">
      <w:r w:rsidRPr="00A04ED4">
        <w:t>Aquí se va llevando el recuento en consume en euros no solo con tu comercializadora sino también con todas las que component la base de datos.</w:t>
      </w:r>
    </w:p>
    <w:p w14:paraId="15CFCC75" w14:textId="0BD3DFA0" w:rsidR="00E213FE" w:rsidRPr="00A04ED4" w:rsidRDefault="00E213FE" w:rsidP="00E213FE">
      <w:pPr>
        <w:pStyle w:val="Prrafodelista"/>
      </w:pPr>
    </w:p>
    <w:p w14:paraId="47BD8EF3" w14:textId="2C9B826F" w:rsidR="00EE48D3" w:rsidRPr="00A04ED4" w:rsidRDefault="00560D47" w:rsidP="00EE48D3">
      <w:bookmarkStart w:id="84" w:name="_Toc349134771"/>
      <w:bookmarkStart w:id="85" w:name="_Toc350762286"/>
      <w:r w:rsidRPr="00A04ED4">
        <w:t xml:space="preserve">Hoy en día existen numerosas  plataformas orientadas al IoT. En general estas plataformas mínimamente se encargan de comunicarse con el hardware (mcu), recogiendo datos desde el microcontrolador o lanzándole órdenes, </w:t>
      </w:r>
      <w:r w:rsidR="00EE48D3" w:rsidRPr="00A04ED4">
        <w:t>además de guardar estos datos en la nube. Además de éstos, se pueden añadir más servicios del tipo, tratamiento Big Data.</w:t>
      </w:r>
    </w:p>
    <w:p w14:paraId="64E7B530" w14:textId="03B60C7B" w:rsidR="00EE48D3" w:rsidRPr="00A04ED4" w:rsidRDefault="00EE48D3" w:rsidP="00EE48D3">
      <w:pPr>
        <w:rPr>
          <w:rStyle w:val="Ttulo3Car"/>
          <w:rFonts w:ascii="Times New Roman" w:eastAsiaTheme="minorHAnsi" w:hAnsi="Times New Roman" w:cstheme="minorBidi"/>
          <w:b w:val="0"/>
          <w:bCs w:val="0"/>
          <w:sz w:val="22"/>
          <w:szCs w:val="22"/>
          <w:lang w:val="es-ES"/>
        </w:rPr>
      </w:pPr>
      <w:bookmarkStart w:id="86" w:name="_Toc530480150"/>
      <w:bookmarkStart w:id="87" w:name="_Toc530480214"/>
      <w:bookmarkStart w:id="88" w:name="_Toc530679288"/>
      <w:r w:rsidRPr="00A04ED4">
        <w:rPr>
          <w:rStyle w:val="Ttulo3Car"/>
          <w:rFonts w:ascii="Times New Roman" w:eastAsiaTheme="minorHAnsi" w:hAnsi="Times New Roman" w:cstheme="minorBidi"/>
          <w:b w:val="0"/>
          <w:bCs w:val="0"/>
          <w:sz w:val="22"/>
          <w:szCs w:val="22"/>
          <w:lang w:val="es-ES"/>
        </w:rPr>
        <w:t>Algunas plataformas conocidas serían: Thingspeak, Adafruit IO, Thinger…</w:t>
      </w:r>
      <w:bookmarkEnd w:id="86"/>
      <w:bookmarkEnd w:id="87"/>
      <w:bookmarkEnd w:id="88"/>
    </w:p>
    <w:p w14:paraId="7A097E02" w14:textId="45845BA2" w:rsidR="00EE48D3" w:rsidRPr="00A04ED4" w:rsidRDefault="00EE48D3" w:rsidP="00EE48D3">
      <w:pPr>
        <w:rPr>
          <w:rStyle w:val="Ttulo3Car"/>
          <w:rFonts w:ascii="Times New Roman" w:eastAsiaTheme="minorHAnsi" w:hAnsi="Times New Roman" w:cstheme="minorBidi"/>
          <w:b w:val="0"/>
          <w:bCs w:val="0"/>
          <w:sz w:val="22"/>
          <w:szCs w:val="22"/>
          <w:lang w:val="es-ES"/>
        </w:rPr>
      </w:pPr>
      <w:bookmarkStart w:id="89" w:name="_Toc530480151"/>
      <w:bookmarkStart w:id="90" w:name="_Toc530480215"/>
      <w:bookmarkStart w:id="91" w:name="_Toc530679289"/>
      <w:r w:rsidRPr="00A04ED4">
        <w:rPr>
          <w:rStyle w:val="Ttulo3Car"/>
          <w:rFonts w:ascii="Times New Roman" w:eastAsiaTheme="minorHAnsi" w:hAnsi="Times New Roman" w:cstheme="minorBidi"/>
          <w:b w:val="0"/>
          <w:bCs w:val="0"/>
          <w:sz w:val="22"/>
          <w:szCs w:val="22"/>
          <w:lang w:val="es-ES"/>
        </w:rPr>
        <w:t>Blynk, al igual que la mayoría de estas plataformas se encarga del control en remoto del hardware, visualización de datos asociados a los sensores, almacenamiento de datos en la nube, incluso en un servidor propio en local.</w:t>
      </w:r>
      <w:bookmarkEnd w:id="89"/>
      <w:bookmarkEnd w:id="90"/>
      <w:bookmarkEnd w:id="91"/>
    </w:p>
    <w:p w14:paraId="25D2A313" w14:textId="77777777" w:rsidR="005D48E3" w:rsidRPr="00A04ED4" w:rsidRDefault="00EE48D3" w:rsidP="005D48E3">
      <w:pPr>
        <w:rPr>
          <w:rStyle w:val="Ttulo3Car"/>
          <w:rFonts w:ascii="Times New Roman" w:eastAsiaTheme="minorHAnsi" w:hAnsi="Times New Roman" w:cstheme="minorBidi"/>
          <w:b w:val="0"/>
          <w:bCs w:val="0"/>
          <w:sz w:val="22"/>
          <w:szCs w:val="22"/>
          <w:lang w:val="es-ES"/>
        </w:rPr>
      </w:pPr>
      <w:bookmarkStart w:id="92" w:name="_Toc530480152"/>
      <w:bookmarkStart w:id="93" w:name="_Toc530480216"/>
      <w:bookmarkStart w:id="94" w:name="_Toc530679290"/>
      <w:r w:rsidRPr="00A04ED4">
        <w:rPr>
          <w:rStyle w:val="Ttulo3Car"/>
          <w:rFonts w:ascii="Times New Roman" w:eastAsiaTheme="minorHAnsi" w:hAnsi="Times New Roman" w:cstheme="minorBidi"/>
          <w:b w:val="0"/>
          <w:bCs w:val="0"/>
          <w:sz w:val="22"/>
          <w:szCs w:val="22"/>
          <w:lang w:val="es-ES"/>
        </w:rPr>
        <w:t>Esta es una de las grandes ventajas que te aporta Blynk, y es que te liberan el servidor, para que puedas montar tu propio servidor local y no tener que depender de servidores propios de la empresa. Además de esta manera, muchas características propias del servidor puedes modificarlas y adaptarlas de manera más específica a tu aplicación</w:t>
      </w:r>
      <w:r w:rsidR="005D48E3" w:rsidRPr="00A04ED4">
        <w:rPr>
          <w:rStyle w:val="Ttulo3Car"/>
          <w:rFonts w:ascii="Times New Roman" w:eastAsiaTheme="minorHAnsi" w:hAnsi="Times New Roman" w:cstheme="minorBidi"/>
          <w:b w:val="0"/>
          <w:bCs w:val="0"/>
          <w:sz w:val="22"/>
          <w:szCs w:val="22"/>
          <w:lang w:val="es-ES"/>
        </w:rPr>
        <w:t>, como por ejemplo:</w:t>
      </w:r>
      <w:bookmarkEnd w:id="92"/>
      <w:bookmarkEnd w:id="93"/>
      <w:bookmarkEnd w:id="94"/>
    </w:p>
    <w:p w14:paraId="0250BA41" w14:textId="75EC6228" w:rsidR="005D48E3" w:rsidRPr="00A04ED4" w:rsidRDefault="005D48E3" w:rsidP="005D48E3">
      <w:pPr>
        <w:pStyle w:val="Prrafodelista"/>
        <w:numPr>
          <w:ilvl w:val="0"/>
          <w:numId w:val="41"/>
        </w:numPr>
        <w:rPr>
          <w:rStyle w:val="Ttulo3Car"/>
          <w:rFonts w:ascii="Times New Roman" w:eastAsiaTheme="minorHAnsi" w:hAnsi="Times New Roman" w:cstheme="minorBidi"/>
          <w:b w:val="0"/>
          <w:bCs w:val="0"/>
          <w:sz w:val="22"/>
          <w:szCs w:val="22"/>
          <w:lang w:val="es-ES"/>
        </w:rPr>
      </w:pPr>
      <w:bookmarkStart w:id="95" w:name="_Toc530480153"/>
      <w:bookmarkStart w:id="96" w:name="_Toc530480217"/>
      <w:bookmarkStart w:id="97" w:name="_Toc530679291"/>
      <w:r w:rsidRPr="00A04ED4">
        <w:rPr>
          <w:rStyle w:val="Ttulo3Car"/>
          <w:rFonts w:ascii="Times New Roman" w:eastAsiaTheme="minorHAnsi" w:hAnsi="Times New Roman" w:cstheme="minorBidi"/>
          <w:b w:val="0"/>
          <w:bCs w:val="0"/>
          <w:sz w:val="22"/>
          <w:szCs w:val="22"/>
          <w:lang w:val="es-ES"/>
        </w:rPr>
        <w:t>Puertos asociados a cada canal de comunicación.</w:t>
      </w:r>
      <w:bookmarkEnd w:id="95"/>
      <w:bookmarkEnd w:id="96"/>
      <w:bookmarkEnd w:id="97"/>
    </w:p>
    <w:p w14:paraId="112670AF" w14:textId="68D7CE18" w:rsidR="005D48E3" w:rsidRPr="00A04ED4" w:rsidRDefault="005D48E3" w:rsidP="005D48E3">
      <w:pPr>
        <w:pStyle w:val="Prrafodelista"/>
        <w:numPr>
          <w:ilvl w:val="0"/>
          <w:numId w:val="41"/>
        </w:numPr>
        <w:rPr>
          <w:rStyle w:val="Ttulo3Car"/>
          <w:rFonts w:ascii="Times New Roman" w:eastAsiaTheme="minorHAnsi" w:hAnsi="Times New Roman" w:cstheme="minorBidi"/>
          <w:b w:val="0"/>
          <w:bCs w:val="0"/>
          <w:sz w:val="22"/>
          <w:szCs w:val="22"/>
          <w:lang w:val="es-ES"/>
        </w:rPr>
      </w:pPr>
      <w:bookmarkStart w:id="98" w:name="_Toc530480154"/>
      <w:bookmarkStart w:id="99" w:name="_Toc530480218"/>
      <w:bookmarkStart w:id="100" w:name="_Toc530679292"/>
      <w:r w:rsidRPr="00A04ED4">
        <w:rPr>
          <w:rStyle w:val="Ttulo3Car"/>
          <w:rFonts w:ascii="Times New Roman" w:eastAsiaTheme="minorHAnsi" w:hAnsi="Times New Roman" w:cstheme="minorBidi"/>
          <w:b w:val="0"/>
          <w:bCs w:val="0"/>
          <w:sz w:val="22"/>
          <w:szCs w:val="22"/>
          <w:lang w:val="es-ES"/>
        </w:rPr>
        <w:t>Montar la base de datos en local, para posteriormente aplicar Big Data.</w:t>
      </w:r>
      <w:bookmarkEnd w:id="98"/>
      <w:bookmarkEnd w:id="99"/>
      <w:bookmarkEnd w:id="100"/>
    </w:p>
    <w:p w14:paraId="3A0A4F27" w14:textId="656DCD3C" w:rsidR="005D48E3" w:rsidRPr="00A04ED4" w:rsidRDefault="005D48E3" w:rsidP="005D48E3">
      <w:pPr>
        <w:pStyle w:val="Prrafodelista"/>
        <w:numPr>
          <w:ilvl w:val="0"/>
          <w:numId w:val="41"/>
        </w:numPr>
        <w:rPr>
          <w:rStyle w:val="Ttulo3Car"/>
          <w:rFonts w:ascii="Times New Roman" w:eastAsiaTheme="minorHAnsi" w:hAnsi="Times New Roman" w:cstheme="minorBidi"/>
          <w:b w:val="0"/>
          <w:bCs w:val="0"/>
          <w:sz w:val="22"/>
          <w:szCs w:val="22"/>
          <w:lang w:val="es-ES"/>
        </w:rPr>
      </w:pPr>
      <w:bookmarkStart w:id="101" w:name="_Toc530480155"/>
      <w:bookmarkStart w:id="102" w:name="_Toc530480219"/>
      <w:bookmarkStart w:id="103" w:name="_Toc530679293"/>
      <w:r w:rsidRPr="00A04ED4">
        <w:rPr>
          <w:rStyle w:val="Ttulo3Car"/>
          <w:rFonts w:ascii="Times New Roman" w:eastAsiaTheme="minorHAnsi" w:hAnsi="Times New Roman" w:cstheme="minorBidi"/>
          <w:b w:val="0"/>
          <w:bCs w:val="0"/>
          <w:sz w:val="22"/>
          <w:szCs w:val="22"/>
          <w:lang w:val="es-ES"/>
        </w:rPr>
        <w:t>Controlar parámetros de comunicación, de tiempo de espera, trafico de mensajes máximo…</w:t>
      </w:r>
      <w:bookmarkEnd w:id="101"/>
      <w:bookmarkEnd w:id="102"/>
      <w:bookmarkEnd w:id="103"/>
    </w:p>
    <w:p w14:paraId="40677281" w14:textId="77777777" w:rsidR="005D48E3" w:rsidRPr="00A04ED4" w:rsidRDefault="005D48E3" w:rsidP="005D48E3">
      <w:pPr>
        <w:pStyle w:val="Prrafodelista"/>
        <w:rPr>
          <w:rStyle w:val="Ttulo3Car"/>
          <w:rFonts w:ascii="Times New Roman" w:eastAsiaTheme="minorHAnsi" w:hAnsi="Times New Roman" w:cstheme="minorBidi"/>
          <w:b w:val="0"/>
          <w:bCs w:val="0"/>
          <w:sz w:val="22"/>
          <w:szCs w:val="22"/>
          <w:lang w:val="es-ES"/>
        </w:rPr>
      </w:pPr>
    </w:p>
    <w:p w14:paraId="01BC42BA" w14:textId="3266DE42" w:rsidR="00EE48D3" w:rsidRPr="00A04ED4" w:rsidRDefault="00EE48D3" w:rsidP="005D48E3">
      <w:pPr>
        <w:rPr>
          <w:rStyle w:val="Ttulo3Car"/>
          <w:rFonts w:ascii="Times New Roman" w:eastAsiaTheme="minorHAnsi" w:hAnsi="Times New Roman" w:cstheme="minorBidi"/>
          <w:b w:val="0"/>
          <w:bCs w:val="0"/>
          <w:sz w:val="22"/>
          <w:szCs w:val="22"/>
          <w:lang w:val="es-ES"/>
        </w:rPr>
      </w:pPr>
      <w:r w:rsidRPr="00A04ED4">
        <w:rPr>
          <w:rStyle w:val="Ttulo3Car"/>
          <w:rFonts w:ascii="Times New Roman" w:eastAsiaTheme="minorHAnsi" w:hAnsi="Times New Roman" w:cstheme="minorBidi"/>
          <w:b w:val="0"/>
          <w:bCs w:val="0"/>
          <w:sz w:val="22"/>
          <w:szCs w:val="22"/>
          <w:lang w:val="es-ES"/>
        </w:rPr>
        <w:t xml:space="preserve"> </w:t>
      </w:r>
      <w:bookmarkStart w:id="104" w:name="_Toc530480156"/>
      <w:bookmarkStart w:id="105" w:name="_Toc530480220"/>
      <w:bookmarkStart w:id="106" w:name="_Toc530679294"/>
      <w:r w:rsidRPr="00A04ED4">
        <w:rPr>
          <w:rStyle w:val="Ttulo3Car"/>
          <w:rFonts w:ascii="Times New Roman" w:eastAsiaTheme="minorHAnsi" w:hAnsi="Times New Roman" w:cstheme="minorBidi"/>
          <w:b w:val="0"/>
          <w:bCs w:val="0"/>
          <w:sz w:val="22"/>
          <w:szCs w:val="22"/>
          <w:lang w:val="es-ES"/>
        </w:rPr>
        <w:t>En este caso se ha montado el servidor Blynk, como ya se ha mencionado dentro de una Rpi pi 3</w:t>
      </w:r>
      <w:r w:rsidR="005D48E3" w:rsidRPr="00A04ED4">
        <w:rPr>
          <w:rStyle w:val="Ttulo3Car"/>
          <w:rFonts w:ascii="Times New Roman" w:eastAsiaTheme="minorHAnsi" w:hAnsi="Times New Roman" w:cstheme="minorBidi"/>
          <w:b w:val="0"/>
          <w:bCs w:val="0"/>
          <w:sz w:val="22"/>
          <w:szCs w:val="22"/>
          <w:lang w:val="es-ES"/>
        </w:rPr>
        <w:t>.</w:t>
      </w:r>
      <w:bookmarkEnd w:id="104"/>
      <w:bookmarkEnd w:id="105"/>
      <w:bookmarkEnd w:id="106"/>
    </w:p>
    <w:p w14:paraId="033E081E" w14:textId="6661A7B7" w:rsidR="005D48E3" w:rsidRPr="00A04ED4" w:rsidRDefault="005D48E3" w:rsidP="00EE48D3">
      <w:pPr>
        <w:rPr>
          <w:rStyle w:val="Ttulo3Car"/>
          <w:rFonts w:ascii="Times New Roman" w:eastAsiaTheme="minorHAnsi" w:hAnsi="Times New Roman" w:cstheme="minorBidi"/>
          <w:b w:val="0"/>
          <w:bCs w:val="0"/>
          <w:sz w:val="22"/>
          <w:szCs w:val="22"/>
          <w:lang w:val="es-ES"/>
        </w:rPr>
      </w:pPr>
      <w:bookmarkStart w:id="107" w:name="_Toc530480157"/>
      <w:bookmarkStart w:id="108" w:name="_Toc530480221"/>
      <w:bookmarkStart w:id="109" w:name="_Toc530679295"/>
      <w:r w:rsidRPr="00A04ED4">
        <w:rPr>
          <w:rStyle w:val="Ttulo3Car"/>
          <w:rFonts w:ascii="Times New Roman" w:eastAsiaTheme="minorHAnsi" w:hAnsi="Times New Roman" w:cstheme="minorBidi"/>
          <w:b w:val="0"/>
          <w:bCs w:val="0"/>
          <w:sz w:val="22"/>
          <w:szCs w:val="22"/>
          <w:lang w:val="es-ES"/>
        </w:rPr>
        <w:t>Un proyecto elaborado con blynk se compone de 3 partes fundamentales:</w:t>
      </w:r>
      <w:bookmarkEnd w:id="107"/>
      <w:bookmarkEnd w:id="108"/>
      <w:bookmarkEnd w:id="109"/>
      <w:r w:rsidRPr="00A04ED4">
        <w:rPr>
          <w:rStyle w:val="Ttulo3Car"/>
          <w:rFonts w:ascii="Times New Roman" w:eastAsiaTheme="minorHAnsi" w:hAnsi="Times New Roman" w:cstheme="minorBidi"/>
          <w:b w:val="0"/>
          <w:bCs w:val="0"/>
          <w:sz w:val="22"/>
          <w:szCs w:val="22"/>
          <w:lang w:val="es-ES"/>
        </w:rPr>
        <w:t xml:space="preserve"> </w:t>
      </w:r>
    </w:p>
    <w:p w14:paraId="2C04AB73" w14:textId="37F88C38" w:rsidR="005D48E3" w:rsidRPr="00A04ED4" w:rsidRDefault="005D48E3" w:rsidP="005D48E3">
      <w:pPr>
        <w:pStyle w:val="Prrafodelista"/>
        <w:numPr>
          <w:ilvl w:val="0"/>
          <w:numId w:val="41"/>
        </w:numPr>
        <w:rPr>
          <w:rStyle w:val="Ttulo3Car"/>
          <w:rFonts w:ascii="Times New Roman" w:eastAsiaTheme="minorHAnsi" w:hAnsi="Times New Roman" w:cstheme="minorBidi"/>
          <w:b w:val="0"/>
          <w:bCs w:val="0"/>
          <w:sz w:val="22"/>
          <w:szCs w:val="22"/>
          <w:lang w:val="es-ES"/>
        </w:rPr>
      </w:pPr>
      <w:bookmarkStart w:id="110" w:name="_Toc530480158"/>
      <w:bookmarkStart w:id="111" w:name="_Toc530480222"/>
      <w:bookmarkStart w:id="112" w:name="_Toc530679296"/>
      <w:r w:rsidRPr="00A04ED4">
        <w:rPr>
          <w:rStyle w:val="Ttulo3Car"/>
          <w:rFonts w:ascii="Times New Roman" w:eastAsiaTheme="minorHAnsi" w:hAnsi="Times New Roman" w:cstheme="minorBidi"/>
          <w:b w:val="0"/>
          <w:bCs w:val="0"/>
          <w:sz w:val="22"/>
          <w:szCs w:val="22"/>
          <w:lang w:val="es-ES"/>
        </w:rPr>
        <w:lastRenderedPageBreak/>
        <w:t>La app, para IOS y Android. En ella se tiene que configurar el servidor asociado para que la app funcione, se tiene que componer la app usando distintos tipos de widgets, configurarlos y asociarlos a distintos pines virtuales para que luego desde el programa mcu se puedan controlar.</w:t>
      </w:r>
      <w:bookmarkEnd w:id="110"/>
      <w:bookmarkEnd w:id="111"/>
      <w:bookmarkEnd w:id="112"/>
    </w:p>
    <w:p w14:paraId="552810E4" w14:textId="737EE60D" w:rsidR="005D48E3" w:rsidRPr="00A04ED4" w:rsidRDefault="005D48E3" w:rsidP="005D48E3">
      <w:pPr>
        <w:pStyle w:val="Prrafodelista"/>
        <w:numPr>
          <w:ilvl w:val="0"/>
          <w:numId w:val="41"/>
        </w:numPr>
        <w:rPr>
          <w:rStyle w:val="Ttulo3Car"/>
          <w:rFonts w:ascii="Times New Roman" w:eastAsiaTheme="minorHAnsi" w:hAnsi="Times New Roman" w:cstheme="minorBidi"/>
          <w:b w:val="0"/>
          <w:bCs w:val="0"/>
          <w:sz w:val="22"/>
          <w:szCs w:val="22"/>
          <w:lang w:val="es-ES"/>
        </w:rPr>
      </w:pPr>
      <w:bookmarkStart w:id="113" w:name="_Toc530480159"/>
      <w:bookmarkStart w:id="114" w:name="_Toc530480223"/>
      <w:bookmarkStart w:id="115" w:name="_Toc530679297"/>
      <w:r w:rsidRPr="00A04ED4">
        <w:rPr>
          <w:rStyle w:val="Ttulo3Car"/>
          <w:rFonts w:ascii="Times New Roman" w:eastAsiaTheme="minorHAnsi" w:hAnsi="Times New Roman" w:cstheme="minorBidi"/>
          <w:b w:val="0"/>
          <w:bCs w:val="0"/>
          <w:sz w:val="22"/>
          <w:szCs w:val="22"/>
          <w:lang w:val="es-ES"/>
        </w:rPr>
        <w:t>El servidor Blynk, que puede ser local o usando servidores propios de la compañía.</w:t>
      </w:r>
      <w:bookmarkEnd w:id="113"/>
      <w:bookmarkEnd w:id="114"/>
      <w:bookmarkEnd w:id="115"/>
    </w:p>
    <w:p w14:paraId="664C8844" w14:textId="4E788E1C" w:rsidR="005D48E3" w:rsidRPr="00A04ED4" w:rsidRDefault="005D48E3" w:rsidP="005D48E3">
      <w:pPr>
        <w:pStyle w:val="Prrafodelista"/>
        <w:numPr>
          <w:ilvl w:val="0"/>
          <w:numId w:val="41"/>
        </w:numPr>
        <w:rPr>
          <w:rStyle w:val="Ttulo3Car"/>
          <w:rFonts w:ascii="Times New Roman" w:eastAsiaTheme="minorHAnsi" w:hAnsi="Times New Roman" w:cstheme="minorBidi"/>
          <w:b w:val="0"/>
          <w:bCs w:val="0"/>
          <w:sz w:val="22"/>
          <w:szCs w:val="22"/>
          <w:lang w:val="es-ES"/>
        </w:rPr>
      </w:pPr>
      <w:bookmarkStart w:id="116" w:name="_Toc530480160"/>
      <w:bookmarkStart w:id="117" w:name="_Toc530480224"/>
      <w:bookmarkStart w:id="118" w:name="_Toc530679298"/>
      <w:r w:rsidRPr="00A04ED4">
        <w:rPr>
          <w:rStyle w:val="Ttulo3Car"/>
          <w:rFonts w:ascii="Times New Roman" w:eastAsiaTheme="minorHAnsi" w:hAnsi="Times New Roman" w:cstheme="minorBidi"/>
          <w:b w:val="0"/>
          <w:bCs w:val="0"/>
          <w:sz w:val="22"/>
          <w:szCs w:val="22"/>
          <w:lang w:val="es-ES"/>
        </w:rPr>
        <w:t>Hardware final, el cual va a ser finalmente goberando por la app. Este hardware tiene que contar con un programa basado en librerias que se nos proporcionan</w:t>
      </w:r>
      <w:r w:rsidR="004B1EFB" w:rsidRPr="00A04ED4">
        <w:rPr>
          <w:rStyle w:val="Ttulo3Car"/>
          <w:rFonts w:ascii="Times New Roman" w:eastAsiaTheme="minorHAnsi" w:hAnsi="Times New Roman" w:cstheme="minorBidi"/>
          <w:b w:val="0"/>
          <w:bCs w:val="0"/>
          <w:sz w:val="22"/>
          <w:szCs w:val="22"/>
          <w:lang w:val="es-ES"/>
        </w:rPr>
        <w:t>.</w:t>
      </w:r>
      <w:bookmarkEnd w:id="116"/>
      <w:bookmarkEnd w:id="117"/>
      <w:bookmarkEnd w:id="118"/>
      <w:r w:rsidR="004B1EFB" w:rsidRPr="00A04ED4">
        <w:rPr>
          <w:rStyle w:val="Ttulo3Car"/>
          <w:rFonts w:ascii="Times New Roman" w:eastAsiaTheme="minorHAnsi" w:hAnsi="Times New Roman" w:cstheme="minorBidi"/>
          <w:b w:val="0"/>
          <w:bCs w:val="0"/>
          <w:sz w:val="22"/>
          <w:szCs w:val="22"/>
          <w:lang w:val="es-ES"/>
        </w:rPr>
        <w:t xml:space="preserve"> </w:t>
      </w:r>
    </w:p>
    <w:p w14:paraId="01F09E1E" w14:textId="6342383F" w:rsidR="004B1EFB" w:rsidRPr="00A04ED4" w:rsidRDefault="004B1EFB" w:rsidP="004B1EFB">
      <w:pPr>
        <w:rPr>
          <w:rStyle w:val="Ttulo3Car"/>
          <w:rFonts w:ascii="Times New Roman" w:eastAsiaTheme="minorHAnsi" w:hAnsi="Times New Roman" w:cstheme="minorBidi"/>
          <w:b w:val="0"/>
          <w:bCs w:val="0"/>
          <w:sz w:val="22"/>
          <w:szCs w:val="22"/>
          <w:lang w:val="es-ES"/>
        </w:rPr>
      </w:pPr>
      <w:bookmarkStart w:id="119" w:name="_Toc530480161"/>
      <w:bookmarkStart w:id="120" w:name="_Toc530480225"/>
      <w:bookmarkStart w:id="121" w:name="_Toc530679299"/>
      <w:r w:rsidRPr="00A04ED4">
        <w:rPr>
          <w:rStyle w:val="Ttulo3Car"/>
          <w:rFonts w:ascii="Times New Roman" w:eastAsiaTheme="minorHAnsi" w:hAnsi="Times New Roman" w:cstheme="minorBidi"/>
          <w:b w:val="0"/>
          <w:bCs w:val="0"/>
          <w:sz w:val="22"/>
          <w:szCs w:val="22"/>
          <w:lang w:val="es-ES"/>
        </w:rPr>
        <w:t>Entonces cuando desde la app se actue un botón, esta acción llega al servidor, se procesa y reenvía la orden al hardware para que realice la acción final. O vicecersa, si se manda un dato desde el hardware hacia la app, almacenándose ese dato en la base de datos a su paso por el servidor.</w:t>
      </w:r>
      <w:bookmarkEnd w:id="119"/>
      <w:bookmarkEnd w:id="120"/>
      <w:bookmarkEnd w:id="121"/>
    </w:p>
    <w:p w14:paraId="7E74AD96" w14:textId="707B68D6" w:rsidR="001F7E41" w:rsidRPr="00A04ED4" w:rsidRDefault="001F7E41" w:rsidP="004B1EFB">
      <w:pPr>
        <w:rPr>
          <w:rStyle w:val="Ttulo3Car"/>
          <w:rFonts w:ascii="Times New Roman" w:eastAsiaTheme="minorHAnsi" w:hAnsi="Times New Roman" w:cstheme="minorBidi"/>
          <w:b w:val="0"/>
          <w:bCs w:val="0"/>
          <w:sz w:val="22"/>
          <w:szCs w:val="22"/>
          <w:lang w:val="es-ES"/>
        </w:rPr>
      </w:pPr>
    </w:p>
    <w:p w14:paraId="4971BA2D" w14:textId="37E42FDE" w:rsidR="001F7E41" w:rsidRPr="00A04ED4" w:rsidRDefault="001F7E41" w:rsidP="004B1EFB">
      <w:pPr>
        <w:rPr>
          <w:rStyle w:val="Ttulo3Car"/>
          <w:rFonts w:ascii="Times New Roman" w:eastAsiaTheme="minorHAnsi" w:hAnsi="Times New Roman" w:cstheme="minorBidi"/>
          <w:b w:val="0"/>
          <w:bCs w:val="0"/>
          <w:sz w:val="22"/>
          <w:szCs w:val="22"/>
          <w:lang w:val="es-ES"/>
        </w:rPr>
      </w:pPr>
      <w:bookmarkStart w:id="122" w:name="_Toc530480162"/>
      <w:bookmarkStart w:id="123" w:name="_Toc530480226"/>
      <w:bookmarkStart w:id="124" w:name="_Toc530679300"/>
      <w:r w:rsidRPr="00A04ED4">
        <w:rPr>
          <w:rStyle w:val="Ttulo3Car"/>
          <w:rFonts w:ascii="Times New Roman" w:eastAsiaTheme="minorHAnsi" w:hAnsi="Times New Roman" w:cstheme="minorBidi"/>
          <w:b w:val="0"/>
          <w:bCs w:val="0"/>
          <w:sz w:val="22"/>
          <w:szCs w:val="22"/>
          <w:lang w:val="es-ES"/>
        </w:rPr>
        <w:t>Pasos a seguir para poder usar la plataforma:</w:t>
      </w:r>
      <w:bookmarkEnd w:id="122"/>
      <w:bookmarkEnd w:id="123"/>
      <w:bookmarkEnd w:id="124"/>
    </w:p>
    <w:p w14:paraId="08416AF9" w14:textId="3E1669E7" w:rsidR="001F7E41" w:rsidRPr="00A04ED4" w:rsidRDefault="001F7E41" w:rsidP="001F7E41">
      <w:pPr>
        <w:pStyle w:val="Prrafodelista"/>
        <w:numPr>
          <w:ilvl w:val="0"/>
          <w:numId w:val="41"/>
        </w:numPr>
        <w:rPr>
          <w:rStyle w:val="Ttulo3Car"/>
          <w:rFonts w:ascii="Times New Roman" w:eastAsiaTheme="minorHAnsi" w:hAnsi="Times New Roman" w:cstheme="minorBidi"/>
          <w:b w:val="0"/>
          <w:bCs w:val="0"/>
          <w:sz w:val="22"/>
          <w:szCs w:val="22"/>
          <w:lang w:val="es-ES"/>
        </w:rPr>
      </w:pPr>
      <w:bookmarkStart w:id="125" w:name="_Toc530480163"/>
      <w:bookmarkStart w:id="126" w:name="_Toc530480227"/>
      <w:bookmarkStart w:id="127" w:name="_Toc530679301"/>
      <w:r w:rsidRPr="00A04ED4">
        <w:rPr>
          <w:rStyle w:val="Ttulo3Car"/>
          <w:rFonts w:ascii="Times New Roman" w:eastAsiaTheme="minorHAnsi" w:hAnsi="Times New Roman" w:cstheme="minorBidi"/>
          <w:b w:val="0"/>
          <w:bCs w:val="0"/>
          <w:sz w:val="22"/>
          <w:szCs w:val="22"/>
          <w:lang w:val="es-ES"/>
        </w:rPr>
        <w:t>Descarga de la librería para el harware en cuestión</w:t>
      </w:r>
      <w:bookmarkEnd w:id="125"/>
      <w:bookmarkEnd w:id="126"/>
      <w:bookmarkEnd w:id="127"/>
      <w:r w:rsidRPr="00A04ED4">
        <w:rPr>
          <w:rStyle w:val="Ttulo3Car"/>
          <w:rFonts w:ascii="Times New Roman" w:eastAsiaTheme="minorHAnsi" w:hAnsi="Times New Roman" w:cstheme="minorBidi"/>
          <w:b w:val="0"/>
          <w:bCs w:val="0"/>
          <w:sz w:val="22"/>
          <w:szCs w:val="22"/>
          <w:lang w:val="es-ES"/>
        </w:rPr>
        <w:t xml:space="preserve"> </w:t>
      </w:r>
    </w:p>
    <w:p w14:paraId="1A22BA77" w14:textId="11C4FC3E" w:rsidR="001F7E41" w:rsidRPr="00A04ED4" w:rsidRDefault="001F7E41" w:rsidP="001F7E41">
      <w:pPr>
        <w:pStyle w:val="Prrafodelista"/>
        <w:numPr>
          <w:ilvl w:val="0"/>
          <w:numId w:val="41"/>
        </w:numPr>
        <w:rPr>
          <w:rStyle w:val="Ttulo3Car"/>
          <w:rFonts w:ascii="Times New Roman" w:eastAsiaTheme="minorHAnsi" w:hAnsi="Times New Roman" w:cstheme="minorBidi"/>
          <w:b w:val="0"/>
          <w:bCs w:val="0"/>
          <w:sz w:val="22"/>
          <w:szCs w:val="22"/>
          <w:lang w:val="es-ES"/>
        </w:rPr>
      </w:pPr>
      <w:bookmarkStart w:id="128" w:name="_Toc530480164"/>
      <w:bookmarkStart w:id="129" w:name="_Toc530480228"/>
      <w:bookmarkStart w:id="130" w:name="_Toc530679302"/>
      <w:r w:rsidRPr="00A04ED4">
        <w:rPr>
          <w:rStyle w:val="Ttulo3Car"/>
          <w:rFonts w:ascii="Times New Roman" w:eastAsiaTheme="minorHAnsi" w:hAnsi="Times New Roman" w:cstheme="minorBidi"/>
          <w:b w:val="0"/>
          <w:bCs w:val="0"/>
          <w:sz w:val="22"/>
          <w:szCs w:val="22"/>
          <w:lang w:val="es-ES"/>
        </w:rPr>
        <w:t>Descarga de la app móvil para IOS o Android, y plantear los widgets que van a ser usados, asi como asociarlos a los pines virtuales que toque para hacer referencia a ellos posteriormente desde el programa hardware</w:t>
      </w:r>
      <w:bookmarkEnd w:id="128"/>
      <w:bookmarkEnd w:id="129"/>
      <w:bookmarkEnd w:id="130"/>
    </w:p>
    <w:p w14:paraId="4D0D7ED6" w14:textId="334C0C56" w:rsidR="001F7E41" w:rsidRPr="00A04ED4" w:rsidRDefault="0049145C" w:rsidP="001F7E41">
      <w:pPr>
        <w:pStyle w:val="Prrafodelista"/>
        <w:numPr>
          <w:ilvl w:val="0"/>
          <w:numId w:val="41"/>
        </w:numPr>
        <w:rPr>
          <w:rStyle w:val="Ttulo3Car"/>
          <w:rFonts w:ascii="Times New Roman" w:eastAsiaTheme="minorHAnsi" w:hAnsi="Times New Roman" w:cstheme="minorBidi"/>
          <w:b w:val="0"/>
          <w:bCs w:val="0"/>
          <w:sz w:val="22"/>
          <w:szCs w:val="22"/>
          <w:lang w:val="es-ES"/>
        </w:rPr>
      </w:pPr>
      <w:bookmarkStart w:id="131" w:name="_Toc530480165"/>
      <w:bookmarkStart w:id="132" w:name="_Toc530480229"/>
      <w:bookmarkStart w:id="133" w:name="_Toc530679303"/>
      <w:r w:rsidRPr="00A04ED4">
        <w:rPr>
          <w:rStyle w:val="Ttulo3Car"/>
          <w:rFonts w:ascii="Times New Roman" w:eastAsiaTheme="minorHAnsi" w:hAnsi="Times New Roman" w:cstheme="minorBidi"/>
          <w:b w:val="0"/>
          <w:bCs w:val="0"/>
          <w:sz w:val="22"/>
          <w:szCs w:val="22"/>
          <w:lang w:val="es-ES"/>
        </w:rPr>
        <w:t>Descargar el servidor blynk si se quiere explotar al máximo las ventajas que esta plataforma ofrece  e instalarlo dentro del hardware respectivo.</w:t>
      </w:r>
      <w:bookmarkEnd w:id="131"/>
      <w:bookmarkEnd w:id="132"/>
      <w:bookmarkEnd w:id="133"/>
      <w:r w:rsidRPr="00A04ED4">
        <w:rPr>
          <w:rStyle w:val="Ttulo3Car"/>
          <w:rFonts w:ascii="Times New Roman" w:eastAsiaTheme="minorHAnsi" w:hAnsi="Times New Roman" w:cstheme="minorBidi"/>
          <w:b w:val="0"/>
          <w:bCs w:val="0"/>
          <w:sz w:val="22"/>
          <w:szCs w:val="22"/>
          <w:lang w:val="es-ES"/>
        </w:rPr>
        <w:t xml:space="preserve"> </w:t>
      </w:r>
    </w:p>
    <w:p w14:paraId="0781FD23" w14:textId="23A6E66E" w:rsidR="0049145C" w:rsidRPr="00A04ED4" w:rsidRDefault="0049145C" w:rsidP="0049145C">
      <w:pPr>
        <w:pStyle w:val="Prrafodelista"/>
        <w:rPr>
          <w:rStyle w:val="Ttulo3Car"/>
          <w:rFonts w:ascii="Times New Roman" w:eastAsiaTheme="minorHAnsi" w:hAnsi="Times New Roman" w:cstheme="minorBidi"/>
          <w:b w:val="0"/>
          <w:bCs w:val="0"/>
          <w:sz w:val="22"/>
          <w:szCs w:val="22"/>
          <w:lang w:val="es-ES"/>
        </w:rPr>
      </w:pPr>
      <w:bookmarkStart w:id="134" w:name="_Toc530480166"/>
      <w:bookmarkStart w:id="135" w:name="_Toc530480230"/>
      <w:bookmarkStart w:id="136" w:name="_Toc530679304"/>
      <w:r w:rsidRPr="00A04ED4">
        <w:rPr>
          <w:rStyle w:val="Ttulo3Car"/>
          <w:rFonts w:ascii="Times New Roman" w:eastAsiaTheme="minorHAnsi" w:hAnsi="Times New Roman" w:cstheme="minorBidi"/>
          <w:b w:val="0"/>
          <w:bCs w:val="0"/>
          <w:sz w:val="22"/>
          <w:szCs w:val="22"/>
          <w:lang w:val="es-ES"/>
        </w:rPr>
        <w:t>Para hacerlo mas robusto lo ideal es hacer que el servidor se dispare automáticamente tras el inicio del ordenador o placa donde se haya alojado. Por ejemplo tras la perdida de alimentación y recuperarla, el servidor arrancaría automáticamente.</w:t>
      </w:r>
      <w:bookmarkEnd w:id="134"/>
      <w:bookmarkEnd w:id="135"/>
      <w:bookmarkEnd w:id="136"/>
    </w:p>
    <w:p w14:paraId="54E2D689" w14:textId="1034F6D9" w:rsidR="0049145C" w:rsidRPr="00A04ED4" w:rsidRDefault="0049145C" w:rsidP="0049145C">
      <w:pPr>
        <w:pStyle w:val="Prrafodelista"/>
        <w:rPr>
          <w:rStyle w:val="Ttulo3Car"/>
          <w:rFonts w:ascii="Times New Roman" w:eastAsiaTheme="minorHAnsi" w:hAnsi="Times New Roman" w:cstheme="minorBidi"/>
          <w:b w:val="0"/>
          <w:bCs w:val="0"/>
          <w:sz w:val="22"/>
          <w:szCs w:val="22"/>
          <w:lang w:val="es-ES"/>
        </w:rPr>
      </w:pPr>
      <w:bookmarkStart w:id="137" w:name="_Toc530480167"/>
      <w:bookmarkStart w:id="138" w:name="_Toc530480231"/>
      <w:bookmarkStart w:id="139" w:name="_Toc530679305"/>
      <w:r w:rsidRPr="00A04ED4">
        <w:rPr>
          <w:rStyle w:val="Ttulo3Car"/>
          <w:rFonts w:ascii="Times New Roman" w:eastAsiaTheme="minorHAnsi" w:hAnsi="Times New Roman" w:cstheme="minorBidi"/>
          <w:b w:val="0"/>
          <w:bCs w:val="0"/>
          <w:sz w:val="22"/>
          <w:szCs w:val="22"/>
          <w:lang w:val="es-ES"/>
        </w:rPr>
        <w:t>En este caso se ha usado el administrador de procesos Cron.</w:t>
      </w:r>
      <w:bookmarkEnd w:id="137"/>
      <w:bookmarkEnd w:id="138"/>
      <w:bookmarkEnd w:id="139"/>
    </w:p>
    <w:p w14:paraId="7068EAA7" w14:textId="5150E2A0" w:rsidR="0049145C" w:rsidRPr="00A04ED4" w:rsidRDefault="0049145C" w:rsidP="0049145C">
      <w:pPr>
        <w:pStyle w:val="Prrafodelista"/>
        <w:rPr>
          <w:rStyle w:val="Ttulo3Car"/>
          <w:rFonts w:ascii="Times New Roman" w:eastAsiaTheme="minorHAnsi" w:hAnsi="Times New Roman" w:cstheme="minorBidi"/>
          <w:b w:val="0"/>
          <w:bCs w:val="0"/>
          <w:sz w:val="22"/>
          <w:szCs w:val="22"/>
          <w:lang w:val="es-ES"/>
        </w:rPr>
      </w:pPr>
    </w:p>
    <w:p w14:paraId="2712F516" w14:textId="298B42EA" w:rsidR="0049145C" w:rsidRPr="00A04ED4" w:rsidRDefault="0049145C" w:rsidP="0049145C">
      <w:pPr>
        <w:pStyle w:val="Prrafodelista"/>
        <w:rPr>
          <w:rStyle w:val="Ttulo3Car"/>
          <w:rFonts w:ascii="Times New Roman" w:eastAsiaTheme="minorHAnsi" w:hAnsi="Times New Roman" w:cstheme="minorBidi"/>
          <w:b w:val="0"/>
          <w:bCs w:val="0"/>
          <w:sz w:val="22"/>
          <w:szCs w:val="22"/>
          <w:lang w:val="es-ES"/>
        </w:rPr>
      </w:pPr>
      <w:bookmarkStart w:id="140" w:name="_Toc530480168"/>
      <w:bookmarkStart w:id="141" w:name="_Toc530480232"/>
      <w:bookmarkStart w:id="142" w:name="_Toc530679306"/>
      <w:r w:rsidRPr="00A04ED4">
        <w:rPr>
          <w:rStyle w:val="Ttulo3Car"/>
          <w:rFonts w:ascii="Times New Roman" w:eastAsiaTheme="minorHAnsi" w:hAnsi="Times New Roman" w:cstheme="minorBidi"/>
          <w:b w:val="0"/>
          <w:bCs w:val="0"/>
          <w:sz w:val="22"/>
          <w:szCs w:val="22"/>
          <w:lang w:val="es-ES"/>
        </w:rPr>
        <w:t>También es necesario que el servidor tenga asociada una ip estática, a</w:t>
      </w:r>
      <w:r w:rsidR="00887604" w:rsidRPr="00A04ED4">
        <w:rPr>
          <w:rStyle w:val="Ttulo3Car"/>
          <w:rFonts w:ascii="Times New Roman" w:eastAsiaTheme="minorHAnsi" w:hAnsi="Times New Roman" w:cstheme="minorBidi"/>
          <w:b w:val="0"/>
          <w:bCs w:val="0"/>
          <w:sz w:val="22"/>
          <w:szCs w:val="22"/>
          <w:lang w:val="es-ES"/>
        </w:rPr>
        <w:t>sí como hacer “port forwarding” para redirigir todas las peticiones en relación al servidor blynk hacia la maquina que lo aloja.</w:t>
      </w:r>
      <w:bookmarkEnd w:id="140"/>
      <w:bookmarkEnd w:id="141"/>
      <w:bookmarkEnd w:id="142"/>
    </w:p>
    <w:p w14:paraId="5E92C4C4" w14:textId="31C33864" w:rsidR="00887604" w:rsidRPr="00A04ED4" w:rsidRDefault="00887604" w:rsidP="0049145C">
      <w:pPr>
        <w:pStyle w:val="Prrafodelista"/>
        <w:rPr>
          <w:rStyle w:val="Ttulo3Car"/>
          <w:rFonts w:ascii="Times New Roman" w:eastAsiaTheme="minorHAnsi" w:hAnsi="Times New Roman" w:cstheme="minorBidi"/>
          <w:b w:val="0"/>
          <w:bCs w:val="0"/>
          <w:sz w:val="22"/>
          <w:szCs w:val="22"/>
          <w:lang w:val="es-ES"/>
        </w:rPr>
      </w:pPr>
      <w:bookmarkStart w:id="143" w:name="_Toc530480169"/>
      <w:bookmarkStart w:id="144" w:name="_Toc530480233"/>
      <w:bookmarkStart w:id="145" w:name="_Toc530679307"/>
      <w:r w:rsidRPr="00A04ED4">
        <w:rPr>
          <w:rStyle w:val="Ttulo3Car"/>
          <w:rFonts w:ascii="Times New Roman" w:eastAsiaTheme="minorHAnsi" w:hAnsi="Times New Roman" w:cstheme="minorBidi"/>
          <w:b w:val="0"/>
          <w:bCs w:val="0"/>
          <w:sz w:val="22"/>
          <w:szCs w:val="22"/>
          <w:lang w:val="es-ES"/>
        </w:rPr>
        <w:t>Por ejmplo para la comunicación del servidor con el hardware se ha usado el puerto 8082, para la comunicación con la app Blynk se ha usado el 9443, y para el control en remoto de la rpi via ssh, incluso desde fuera de la red local se ha usado el puerto 22.</w:t>
      </w:r>
      <w:bookmarkEnd w:id="143"/>
      <w:bookmarkEnd w:id="144"/>
      <w:bookmarkEnd w:id="145"/>
    </w:p>
    <w:p w14:paraId="1B6C96D6" w14:textId="321BCC1B" w:rsidR="00887604" w:rsidRPr="00A04ED4" w:rsidRDefault="00887604" w:rsidP="0049145C">
      <w:pPr>
        <w:pStyle w:val="Prrafodelista"/>
        <w:rPr>
          <w:rStyle w:val="Ttulo3Car"/>
          <w:rFonts w:ascii="Times New Roman" w:eastAsiaTheme="minorHAnsi" w:hAnsi="Times New Roman" w:cstheme="minorBidi"/>
          <w:b w:val="0"/>
          <w:bCs w:val="0"/>
          <w:sz w:val="22"/>
          <w:szCs w:val="22"/>
          <w:lang w:val="es-ES"/>
        </w:rPr>
      </w:pPr>
      <w:bookmarkStart w:id="146" w:name="_Toc530480170"/>
      <w:bookmarkStart w:id="147" w:name="_Toc530480234"/>
      <w:bookmarkStart w:id="148" w:name="_Toc530679308"/>
      <w:r w:rsidRPr="00A04ED4">
        <w:rPr>
          <w:rStyle w:val="Ttulo3Car"/>
          <w:rFonts w:ascii="Times New Roman" w:eastAsiaTheme="minorHAnsi" w:hAnsi="Times New Roman" w:cstheme="minorBidi"/>
          <w:b w:val="0"/>
          <w:bCs w:val="0"/>
          <w:sz w:val="22"/>
          <w:szCs w:val="22"/>
          <w:lang w:val="es-ES"/>
        </w:rPr>
        <w:t>Captura asociada a los puertos del router para abrir la comunicación hacia el exterior de la red:</w:t>
      </w:r>
      <w:bookmarkEnd w:id="146"/>
      <w:bookmarkEnd w:id="147"/>
      <w:bookmarkEnd w:id="148"/>
    </w:p>
    <w:p w14:paraId="14C5227A" w14:textId="77777777" w:rsidR="0031008F" w:rsidRPr="00A04ED4" w:rsidRDefault="00887604" w:rsidP="0031008F">
      <w:pPr>
        <w:pStyle w:val="Prrafodelista"/>
        <w:keepNext/>
      </w:pPr>
      <w:r w:rsidRPr="00A04ED4">
        <w:rPr>
          <w:noProof/>
          <w14:ligatures w14:val="none"/>
          <w14:cntxtAlts w14:val="0"/>
        </w:rPr>
        <w:drawing>
          <wp:inline distT="0" distB="0" distL="0" distR="0" wp14:anchorId="6BE717D9" wp14:editId="668D6034">
            <wp:extent cx="5935980" cy="290004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35980" cy="2900045"/>
                    </a:xfrm>
                    <a:prstGeom prst="rect">
                      <a:avLst/>
                    </a:prstGeom>
                  </pic:spPr>
                </pic:pic>
              </a:graphicData>
            </a:graphic>
          </wp:inline>
        </w:drawing>
      </w:r>
    </w:p>
    <w:p w14:paraId="6F71F3DC" w14:textId="5C38A39E" w:rsidR="00887604" w:rsidRPr="00A04ED4" w:rsidRDefault="0031008F" w:rsidP="0031008F">
      <w:pPr>
        <w:pStyle w:val="Descripcin"/>
        <w:rPr>
          <w:rStyle w:val="Ttulo3Car"/>
          <w:rFonts w:ascii="Times New Roman" w:eastAsiaTheme="minorHAnsi" w:hAnsi="Times New Roman" w:cstheme="minorBidi"/>
          <w:b w:val="0"/>
          <w:bCs/>
          <w:sz w:val="22"/>
          <w:szCs w:val="22"/>
          <w:lang w:val="es-ES"/>
        </w:rPr>
      </w:pPr>
      <w:bookmarkStart w:id="149" w:name="_Toc530480743"/>
      <w:r w:rsidRPr="00A04ED4">
        <w:t xml:space="preserve">Figure </w:t>
      </w:r>
      <w:r w:rsidR="00E50419">
        <w:fldChar w:fldCharType="begin"/>
      </w:r>
      <w:r w:rsidR="00E50419">
        <w:instrText xml:space="preserve"> SEQ Figure \* ARABIC </w:instrText>
      </w:r>
      <w:r w:rsidR="00E50419">
        <w:fldChar w:fldCharType="separate"/>
      </w:r>
      <w:r w:rsidR="00F86991" w:rsidRPr="00A04ED4">
        <w:t>16</w:t>
      </w:r>
      <w:bookmarkEnd w:id="149"/>
      <w:r w:rsidR="00E50419">
        <w:fldChar w:fldCharType="end"/>
      </w:r>
    </w:p>
    <w:p w14:paraId="71496021" w14:textId="31685BE2" w:rsidR="00887604" w:rsidRPr="00A04ED4" w:rsidRDefault="00887604" w:rsidP="0049145C">
      <w:pPr>
        <w:pStyle w:val="Prrafodelista"/>
        <w:rPr>
          <w:rStyle w:val="Ttulo3Car"/>
          <w:rFonts w:ascii="Times New Roman" w:eastAsiaTheme="minorHAnsi" w:hAnsi="Times New Roman" w:cstheme="minorBidi"/>
          <w:b w:val="0"/>
          <w:bCs w:val="0"/>
          <w:sz w:val="22"/>
          <w:szCs w:val="22"/>
          <w:lang w:val="es-ES"/>
        </w:rPr>
      </w:pPr>
      <w:bookmarkStart w:id="150" w:name="_Toc530480171"/>
      <w:bookmarkStart w:id="151" w:name="_Toc530480235"/>
      <w:bookmarkStart w:id="152" w:name="_Toc530679309"/>
      <w:r w:rsidRPr="00A04ED4">
        <w:rPr>
          <w:rStyle w:val="Ttulo3Car"/>
          <w:rFonts w:ascii="Times New Roman" w:eastAsiaTheme="minorHAnsi" w:hAnsi="Times New Roman" w:cstheme="minorBidi"/>
          <w:b w:val="0"/>
          <w:bCs w:val="0"/>
          <w:sz w:val="22"/>
          <w:szCs w:val="22"/>
          <w:lang w:val="es-ES"/>
        </w:rPr>
        <w:lastRenderedPageBreak/>
        <w:t xml:space="preserve">Cabe destacar el uso de un rango de puertos externos asociados a un único puerto interno. Como por ejemplo el [8080,8082]  </w:t>
      </w:r>
      <w:r w:rsidRPr="00A04ED4">
        <w:rPr>
          <w:rStyle w:val="Ttulo3Car"/>
          <w:rFonts w:ascii="Times New Roman" w:eastAsiaTheme="minorHAnsi" w:hAnsi="Times New Roman" w:cstheme="minorBidi"/>
          <w:b w:val="0"/>
          <w:bCs w:val="0"/>
          <w:sz w:val="22"/>
          <w:szCs w:val="22"/>
          <w:lang w:val="es-ES"/>
        </w:rPr>
        <w:sym w:font="Wingdings" w:char="F0E0"/>
      </w:r>
      <w:r w:rsidRPr="00A04ED4">
        <w:rPr>
          <w:rStyle w:val="Ttulo3Car"/>
          <w:rFonts w:ascii="Times New Roman" w:eastAsiaTheme="minorHAnsi" w:hAnsi="Times New Roman" w:cstheme="minorBidi"/>
          <w:b w:val="0"/>
          <w:bCs w:val="0"/>
          <w:sz w:val="22"/>
          <w:szCs w:val="22"/>
          <w:lang w:val="es-ES"/>
        </w:rPr>
        <w:t xml:space="preserve"> 8082</w:t>
      </w:r>
      <w:r w:rsidR="00253C2D" w:rsidRPr="00A04ED4">
        <w:rPr>
          <w:rStyle w:val="Ttulo3Car"/>
          <w:rFonts w:ascii="Times New Roman" w:eastAsiaTheme="minorHAnsi" w:hAnsi="Times New Roman" w:cstheme="minorBidi"/>
          <w:b w:val="0"/>
          <w:bCs w:val="0"/>
          <w:sz w:val="22"/>
          <w:szCs w:val="22"/>
          <w:lang w:val="es-ES"/>
        </w:rPr>
        <w:t>. En ciertas redes locales se detectó que el firewall del router bloqueaba la comunicación asociada al puerto 8082, sin embargo usando puertos más usuales como el 8080, si dejaba realizarla. Es como si se le hicera pensar al router primero donde esta instalado el harware de sensado que realiza comunicaciones usando el puerto 8080, cuando en realidad se esta usando el 8082 dentro del router donde se encuentra el servidor. De esta manera el hardware instalado en las casas de usuarios podría usar cualquier puerto dentro del rango [8080-8082].</w:t>
      </w:r>
      <w:bookmarkEnd w:id="150"/>
      <w:bookmarkEnd w:id="151"/>
      <w:bookmarkEnd w:id="152"/>
    </w:p>
    <w:p w14:paraId="0B99CA04" w14:textId="77777777" w:rsidR="00253C2D" w:rsidRPr="00A04ED4" w:rsidRDefault="00253C2D" w:rsidP="0049145C">
      <w:pPr>
        <w:pStyle w:val="Prrafodelista"/>
        <w:rPr>
          <w:rStyle w:val="Ttulo3Car"/>
          <w:rFonts w:ascii="Times New Roman" w:eastAsiaTheme="minorHAnsi" w:hAnsi="Times New Roman" w:cstheme="minorBidi"/>
          <w:b w:val="0"/>
          <w:bCs w:val="0"/>
          <w:sz w:val="22"/>
          <w:szCs w:val="22"/>
          <w:lang w:val="es-ES"/>
        </w:rPr>
      </w:pPr>
    </w:p>
    <w:p w14:paraId="6684CCD1" w14:textId="5ED3C8A6" w:rsidR="00887604" w:rsidRPr="00A04ED4" w:rsidRDefault="00887604" w:rsidP="0049145C">
      <w:pPr>
        <w:pStyle w:val="Prrafodelista"/>
        <w:rPr>
          <w:rStyle w:val="Ttulo3Car"/>
          <w:rFonts w:ascii="Times New Roman" w:eastAsiaTheme="minorHAnsi" w:hAnsi="Times New Roman" w:cstheme="minorBidi"/>
          <w:b w:val="0"/>
          <w:bCs w:val="0"/>
          <w:sz w:val="22"/>
          <w:szCs w:val="22"/>
          <w:lang w:val="es-ES"/>
        </w:rPr>
      </w:pPr>
      <w:bookmarkStart w:id="153" w:name="_Toc530480172"/>
      <w:bookmarkStart w:id="154" w:name="_Toc530480236"/>
      <w:bookmarkStart w:id="155" w:name="_Toc530679310"/>
      <w:r w:rsidRPr="00A04ED4">
        <w:rPr>
          <w:rStyle w:val="Ttulo3Car"/>
          <w:rFonts w:ascii="Times New Roman" w:eastAsiaTheme="minorHAnsi" w:hAnsi="Times New Roman" w:cstheme="minorBidi"/>
          <w:b w:val="0"/>
          <w:bCs w:val="0"/>
          <w:sz w:val="22"/>
          <w:szCs w:val="22"/>
          <w:lang w:val="es-ES"/>
        </w:rPr>
        <w:t>Como documento de guía se ha seguido el siguiente enlace:</w:t>
      </w:r>
      <w:bookmarkEnd w:id="153"/>
      <w:bookmarkEnd w:id="154"/>
      <w:bookmarkEnd w:id="155"/>
    </w:p>
    <w:p w14:paraId="7DC56E34" w14:textId="1B979EF1" w:rsidR="00887604" w:rsidRPr="00A04ED4" w:rsidRDefault="00E50419" w:rsidP="0049145C">
      <w:pPr>
        <w:pStyle w:val="Prrafodelista"/>
        <w:rPr>
          <w:rStyle w:val="Ttulo3Car"/>
          <w:rFonts w:ascii="Times New Roman" w:eastAsiaTheme="minorHAnsi" w:hAnsi="Times New Roman" w:cstheme="minorBidi"/>
          <w:b w:val="0"/>
          <w:bCs w:val="0"/>
          <w:sz w:val="22"/>
          <w:szCs w:val="22"/>
          <w:lang w:val="es-ES"/>
        </w:rPr>
      </w:pPr>
      <w:hyperlink r:id="rId53" w:history="1">
        <w:r w:rsidR="00887604" w:rsidRPr="00A04ED4">
          <w:rPr>
            <w:rStyle w:val="Hipervnculo"/>
          </w:rPr>
          <w:t>https://github.com/blynkkk/blynk-server</w:t>
        </w:r>
      </w:hyperlink>
    </w:p>
    <w:p w14:paraId="2F555463" w14:textId="3BA5B2B1" w:rsidR="00EE48D3" w:rsidRPr="00A04ED4" w:rsidRDefault="00EE48D3" w:rsidP="00EE48D3">
      <w:pPr>
        <w:rPr>
          <w:rStyle w:val="Ttulo3Car"/>
          <w:rFonts w:ascii="Times New Roman" w:eastAsiaTheme="minorHAnsi" w:hAnsi="Times New Roman" w:cstheme="minorBidi"/>
          <w:b w:val="0"/>
          <w:bCs w:val="0"/>
          <w:sz w:val="22"/>
          <w:szCs w:val="22"/>
          <w:lang w:val="es-ES"/>
        </w:rPr>
      </w:pPr>
    </w:p>
    <w:p w14:paraId="4096FC36" w14:textId="1C764D92" w:rsidR="000470E8" w:rsidRPr="00A04ED4" w:rsidRDefault="000470E8" w:rsidP="000470E8">
      <w:pPr>
        <w:pStyle w:val="Ttulo2"/>
        <w:numPr>
          <w:ilvl w:val="1"/>
          <w:numId w:val="36"/>
        </w:numPr>
        <w:rPr>
          <w:lang w:val="es-ES"/>
        </w:rPr>
      </w:pPr>
      <w:bookmarkStart w:id="156" w:name="_Toc530679311"/>
      <w:bookmarkStart w:id="157" w:name="_Toc530480173"/>
      <w:bookmarkEnd w:id="84"/>
      <w:bookmarkEnd w:id="85"/>
      <w:r w:rsidRPr="00A04ED4">
        <w:rPr>
          <w:lang w:val="es-ES"/>
        </w:rPr>
        <w:t>Plataforma Google Cloud</w:t>
      </w:r>
      <w:bookmarkEnd w:id="156"/>
    </w:p>
    <w:p w14:paraId="5B0A23FA" w14:textId="6ABDDBEA" w:rsidR="00A005B3" w:rsidRPr="00A04ED4" w:rsidRDefault="00A005B3" w:rsidP="00A005B3">
      <w:r w:rsidRPr="00A04ED4">
        <w:t xml:space="preserve">Plataforma similar a las que ofrecen Microsoft (Azure) y Amazon (Amazon Web Services), que basadas en la nube reunen una serie de servicios de distinto ámbito. </w:t>
      </w:r>
    </w:p>
    <w:p w14:paraId="10AAA1DD" w14:textId="6BEF2E89" w:rsidR="00A005B3" w:rsidRPr="00A04ED4" w:rsidRDefault="00A005B3" w:rsidP="00A005B3">
      <w:r w:rsidRPr="00A04ED4">
        <w:t>Destacan:</w:t>
      </w:r>
    </w:p>
    <w:p w14:paraId="67C42EF1" w14:textId="58D1FD98" w:rsidR="00A005B3" w:rsidRPr="00A04ED4" w:rsidRDefault="00A005B3" w:rsidP="00A005B3">
      <w:pPr>
        <w:pStyle w:val="Prrafodelista"/>
        <w:numPr>
          <w:ilvl w:val="0"/>
          <w:numId w:val="41"/>
        </w:numPr>
      </w:pPr>
      <w:r w:rsidRPr="00A04ED4">
        <w:t>Compute engine, basado en máquinas virtuales que usan la infraestructura de Google, escalables y altamente editables-configurables tanto en “hardw</w:t>
      </w:r>
      <w:r w:rsidR="008C44EB" w:rsidRPr="00A04ED4">
        <w:t xml:space="preserve">are”, como en imagen que corren, se alquilan por tiempo de uso y en función también de la configuración usada. </w:t>
      </w:r>
    </w:p>
    <w:p w14:paraId="6AFF2826" w14:textId="53CA451F" w:rsidR="008C44EB" w:rsidRPr="00A04ED4" w:rsidRDefault="008C44EB" w:rsidP="008C44EB">
      <w:pPr>
        <w:pStyle w:val="Prrafodelista"/>
      </w:pPr>
      <w:r w:rsidRPr="00A04ED4">
        <w:t>En cuanto al hardware puedes seleccionar el tamaño y tecnología de disco duro, RAM, CPU’s, GPU…</w:t>
      </w:r>
    </w:p>
    <w:p w14:paraId="59D7A8B8" w14:textId="6CA4EFF6" w:rsidR="008C44EB" w:rsidRPr="00A04ED4" w:rsidRDefault="008C44EB" w:rsidP="008C44EB">
      <w:pPr>
        <w:pStyle w:val="Prrafodelista"/>
        <w:numPr>
          <w:ilvl w:val="0"/>
          <w:numId w:val="41"/>
        </w:numPr>
      </w:pPr>
      <w:r w:rsidRPr="00A04ED4">
        <w:t>Cloud Storage, almacenamiento basado en la nube de todo tipo de datos.</w:t>
      </w:r>
    </w:p>
    <w:p w14:paraId="0E96A8B5" w14:textId="15B11894" w:rsidR="008C44EB" w:rsidRPr="00A04ED4" w:rsidRDefault="008C44EB" w:rsidP="008C44EB">
      <w:pPr>
        <w:pStyle w:val="Prrafodelista"/>
        <w:numPr>
          <w:ilvl w:val="0"/>
          <w:numId w:val="37"/>
        </w:numPr>
      </w:pPr>
      <w:r w:rsidRPr="00A04ED4">
        <w:t>Cloud SQL.</w:t>
      </w:r>
    </w:p>
    <w:p w14:paraId="05E8DD1B" w14:textId="2C54FBC1" w:rsidR="008C44EB" w:rsidRPr="00A04ED4" w:rsidRDefault="008C44EB" w:rsidP="008C44EB">
      <w:pPr>
        <w:pStyle w:val="Prrafodelista"/>
        <w:numPr>
          <w:ilvl w:val="0"/>
          <w:numId w:val="37"/>
        </w:numPr>
      </w:pPr>
      <w:r w:rsidRPr="00A04ED4">
        <w:t>Persisten Disk, usado en máquinas virtuales.</w:t>
      </w:r>
    </w:p>
    <w:p w14:paraId="534ADB67" w14:textId="1E8FF181" w:rsidR="001C1DF6" w:rsidRPr="00A04ED4" w:rsidRDefault="001C1DF6" w:rsidP="001C1DF6">
      <w:pPr>
        <w:pStyle w:val="Prrafodelista"/>
        <w:numPr>
          <w:ilvl w:val="0"/>
          <w:numId w:val="41"/>
        </w:numPr>
      </w:pPr>
      <w:r w:rsidRPr="00A04ED4">
        <w:t>Análisis de datos, plataforma de big data para análisis de datos</w:t>
      </w:r>
    </w:p>
    <w:p w14:paraId="1330A587" w14:textId="5B934479" w:rsidR="001C1DF6" w:rsidRPr="00A04ED4" w:rsidRDefault="001C1DF6" w:rsidP="001C1DF6">
      <w:pPr>
        <w:pStyle w:val="Prrafodelista"/>
        <w:numPr>
          <w:ilvl w:val="0"/>
          <w:numId w:val="41"/>
        </w:numPr>
      </w:pPr>
      <w:r w:rsidRPr="00A04ED4">
        <w:t>Servicios de inteligencia artificial</w:t>
      </w:r>
    </w:p>
    <w:p w14:paraId="3BB6B531" w14:textId="0B6EB52B" w:rsidR="001C1DF6" w:rsidRPr="00A04ED4" w:rsidRDefault="001C1DF6" w:rsidP="001C1DF6">
      <w:pPr>
        <w:pStyle w:val="Prrafodelista"/>
        <w:numPr>
          <w:ilvl w:val="0"/>
          <w:numId w:val="37"/>
        </w:numPr>
      </w:pPr>
      <w:r w:rsidRPr="00A04ED4">
        <w:t>Aprendizaje automático</w:t>
      </w:r>
    </w:p>
    <w:p w14:paraId="232547CF" w14:textId="1C9F3474" w:rsidR="001C1DF6" w:rsidRPr="00A04ED4" w:rsidRDefault="001C1DF6" w:rsidP="001C1DF6">
      <w:pPr>
        <w:pStyle w:val="Prrafodelista"/>
        <w:numPr>
          <w:ilvl w:val="0"/>
          <w:numId w:val="37"/>
        </w:numPr>
      </w:pPr>
      <w:r w:rsidRPr="00A04ED4">
        <w:t>Análisis de video</w:t>
      </w:r>
    </w:p>
    <w:p w14:paraId="22AC1A36" w14:textId="171AB08E" w:rsidR="001C1DF6" w:rsidRPr="00A04ED4" w:rsidRDefault="001C1DF6" w:rsidP="001C1DF6">
      <w:pPr>
        <w:pStyle w:val="Prrafodelista"/>
        <w:numPr>
          <w:ilvl w:val="0"/>
          <w:numId w:val="37"/>
        </w:numPr>
      </w:pPr>
      <w:r w:rsidRPr="00A04ED4">
        <w:t xml:space="preserve">Análisis de imagen </w:t>
      </w:r>
    </w:p>
    <w:p w14:paraId="75F3E7B0" w14:textId="1CC73010" w:rsidR="001C1DF6" w:rsidRPr="00A04ED4" w:rsidRDefault="001C1DF6" w:rsidP="001C1DF6">
      <w:pPr>
        <w:pStyle w:val="Prrafodelista"/>
        <w:numPr>
          <w:ilvl w:val="0"/>
          <w:numId w:val="37"/>
        </w:numPr>
      </w:pPr>
      <w:r w:rsidRPr="00A04ED4">
        <w:t>Análisis de texto</w:t>
      </w:r>
    </w:p>
    <w:p w14:paraId="1354C2AA" w14:textId="1521BFC2" w:rsidR="001C1DF6" w:rsidRPr="00A04ED4" w:rsidRDefault="001C1DF6" w:rsidP="001C1DF6">
      <w:pPr>
        <w:pStyle w:val="Prrafodelista"/>
        <w:numPr>
          <w:ilvl w:val="0"/>
          <w:numId w:val="37"/>
        </w:numPr>
      </w:pPr>
      <w:r w:rsidRPr="00A04ED4">
        <w:t>Reconocimiento de voz</w:t>
      </w:r>
    </w:p>
    <w:p w14:paraId="4355AF98" w14:textId="77777777" w:rsidR="000470E8" w:rsidRPr="00A04ED4" w:rsidRDefault="000470E8" w:rsidP="000470E8"/>
    <w:p w14:paraId="0DA261F2" w14:textId="07C02EE7" w:rsidR="002E4D99" w:rsidRPr="00A04ED4" w:rsidRDefault="002E4D99" w:rsidP="002E4D99">
      <w:pPr>
        <w:pStyle w:val="Ttulo2"/>
        <w:numPr>
          <w:ilvl w:val="1"/>
          <w:numId w:val="36"/>
        </w:numPr>
        <w:rPr>
          <w:lang w:val="es-ES"/>
        </w:rPr>
      </w:pPr>
      <w:bookmarkStart w:id="158" w:name="_Toc530679312"/>
      <w:r w:rsidRPr="00A04ED4">
        <w:rPr>
          <w:lang w:val="es-ES"/>
        </w:rPr>
        <w:t>Puesta a punto de la máquina virtual dentro de GCP</w:t>
      </w:r>
      <w:bookmarkEnd w:id="158"/>
    </w:p>
    <w:p w14:paraId="72D4037F" w14:textId="22DCB6C3" w:rsidR="002E4D99" w:rsidRPr="00A04ED4" w:rsidRDefault="002E4D99" w:rsidP="002E4D99">
      <w:r w:rsidRPr="00A04ED4">
        <w:t>Primero se necesita una cuenta de google, posteriormente hay que enlazar esta cuenta con la plataforma de Google cloud. Se adjunta enlace:</w:t>
      </w:r>
    </w:p>
    <w:p w14:paraId="085C28D1" w14:textId="26FCF2BC" w:rsidR="002E4D99" w:rsidRPr="00A04ED4" w:rsidRDefault="00E50419" w:rsidP="002E4D99">
      <w:hyperlink r:id="rId54" w:history="1">
        <w:r w:rsidR="002E4D99" w:rsidRPr="00A04ED4">
          <w:rPr>
            <w:rStyle w:val="Hipervnculo"/>
          </w:rPr>
          <w:t>https://cloud.google.com/?hl=es</w:t>
        </w:r>
      </w:hyperlink>
    </w:p>
    <w:p w14:paraId="2860CFCD" w14:textId="57A6B110" w:rsidR="002E4D99" w:rsidRPr="00A04ED4" w:rsidRDefault="002E4D99" w:rsidP="002E4D99">
      <w:r w:rsidRPr="00A04ED4">
        <w:t>En el momento de escribir el presente documento Google ofrece una</w:t>
      </w:r>
      <w:r w:rsidR="002D5449" w:rsidRPr="00A04ED4">
        <w:t xml:space="preserve"> prueba gratuita al inscribirte, con un crédito de 300$, con caducidad un año, para que pruebes la plataforma.</w:t>
      </w:r>
    </w:p>
    <w:p w14:paraId="474E6FFA" w14:textId="6F035B59" w:rsidR="002D5449" w:rsidRPr="00A04ED4" w:rsidRDefault="002D5449" w:rsidP="002E4D99">
      <w:r w:rsidRPr="00A04ED4">
        <w:t>El siguiente paso acceder a la pesaña de Compute Engine, crear instancia, apareciendo el siguiente menu de configuración…</w:t>
      </w:r>
    </w:p>
    <w:p w14:paraId="7952682C" w14:textId="77777777" w:rsidR="002D5449" w:rsidRPr="00A04ED4" w:rsidRDefault="002D5449" w:rsidP="002D5449">
      <w:pPr>
        <w:keepNext/>
      </w:pPr>
      <w:r w:rsidRPr="00A04ED4">
        <w:rPr>
          <w:noProof/>
          <w14:ligatures w14:val="none"/>
          <w14:cntxtAlts w14:val="0"/>
        </w:rPr>
        <w:lastRenderedPageBreak/>
        <w:drawing>
          <wp:inline distT="0" distB="0" distL="0" distR="0" wp14:anchorId="5EC078DC" wp14:editId="65FDD9E1">
            <wp:extent cx="4473328" cy="4343776"/>
            <wp:effectExtent l="0" t="0" r="381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8.1.PNG"/>
                    <pic:cNvPicPr/>
                  </pic:nvPicPr>
                  <pic:blipFill>
                    <a:blip r:embed="rId55"/>
                    <a:stretch>
                      <a:fillRect/>
                    </a:stretch>
                  </pic:blipFill>
                  <pic:spPr>
                    <a:xfrm>
                      <a:off x="0" y="0"/>
                      <a:ext cx="4473328" cy="4343776"/>
                    </a:xfrm>
                    <a:prstGeom prst="rect">
                      <a:avLst/>
                    </a:prstGeom>
                  </pic:spPr>
                </pic:pic>
              </a:graphicData>
            </a:graphic>
          </wp:inline>
        </w:drawing>
      </w:r>
    </w:p>
    <w:p w14:paraId="1A7C4A39" w14:textId="2D151A1E" w:rsidR="002D5449" w:rsidRPr="00A04ED4" w:rsidRDefault="002D5449" w:rsidP="002D5449">
      <w:r w:rsidRPr="00A04ED4">
        <w:t xml:space="preserve">Donde hay que seleccionar la región en la que queremos </w:t>
      </w:r>
      <w:r w:rsidR="00167314" w:rsidRPr="00A04ED4">
        <w:t>ejecutar los recursos.</w:t>
      </w:r>
    </w:p>
    <w:p w14:paraId="1D97CDF6" w14:textId="550CF5F7" w:rsidR="00167314" w:rsidRPr="00A04ED4" w:rsidRDefault="00167314" w:rsidP="002D5449">
      <w:r w:rsidRPr="00A04ED4">
        <w:t>También la configuración de la máquina:</w:t>
      </w:r>
    </w:p>
    <w:p w14:paraId="6D44F425" w14:textId="074D7CD2" w:rsidR="00167314" w:rsidRPr="00A04ED4" w:rsidRDefault="00167314" w:rsidP="00167314">
      <w:pPr>
        <w:pStyle w:val="Prrafodelista"/>
        <w:numPr>
          <w:ilvl w:val="0"/>
          <w:numId w:val="37"/>
        </w:numPr>
      </w:pPr>
      <w:r w:rsidRPr="00A04ED4">
        <w:t>Número de nucleos virtuales</w:t>
      </w:r>
    </w:p>
    <w:p w14:paraId="42BA391D" w14:textId="1E10F82C" w:rsidR="00167314" w:rsidRPr="00A04ED4" w:rsidRDefault="00167314" w:rsidP="00167314">
      <w:pPr>
        <w:pStyle w:val="Prrafodelista"/>
        <w:numPr>
          <w:ilvl w:val="0"/>
          <w:numId w:val="37"/>
        </w:numPr>
      </w:pPr>
      <w:r w:rsidRPr="00A04ED4">
        <w:t>RAM</w:t>
      </w:r>
    </w:p>
    <w:p w14:paraId="0C0D83E8" w14:textId="3D4875A4" w:rsidR="00167314" w:rsidRPr="00A04ED4" w:rsidRDefault="00167314" w:rsidP="00167314">
      <w:pPr>
        <w:pStyle w:val="Prrafodelista"/>
        <w:numPr>
          <w:ilvl w:val="0"/>
          <w:numId w:val="37"/>
        </w:numPr>
      </w:pPr>
      <w:r w:rsidRPr="00A04ED4">
        <w:t>Generacion del procesador de la máquina que ejecuta la VM</w:t>
      </w:r>
    </w:p>
    <w:p w14:paraId="1FD5ECD9" w14:textId="189A2B5E" w:rsidR="00167314" w:rsidRPr="00A04ED4" w:rsidRDefault="00167314" w:rsidP="00167314">
      <w:pPr>
        <w:pStyle w:val="Prrafodelista"/>
        <w:numPr>
          <w:ilvl w:val="0"/>
          <w:numId w:val="37"/>
        </w:numPr>
      </w:pPr>
      <w:r w:rsidRPr="00A04ED4">
        <w:t>Habilitar GPU y tipo de de la misma en caso de que aplique</w:t>
      </w:r>
    </w:p>
    <w:p w14:paraId="20A63F19" w14:textId="77777777" w:rsidR="00167314" w:rsidRPr="00A04ED4" w:rsidRDefault="00167314" w:rsidP="00167314">
      <w:pPr>
        <w:keepNext/>
      </w:pPr>
      <w:r w:rsidRPr="00A04ED4">
        <w:rPr>
          <w:noProof/>
          <w14:ligatures w14:val="none"/>
          <w14:cntxtAlts w14:val="0"/>
        </w:rPr>
        <w:lastRenderedPageBreak/>
        <w:drawing>
          <wp:inline distT="0" distB="0" distL="0" distR="0" wp14:anchorId="5553A3E2" wp14:editId="20BF366F">
            <wp:extent cx="4320914" cy="5387807"/>
            <wp:effectExtent l="0" t="0" r="3810" b="38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8.3.PNG"/>
                    <pic:cNvPicPr/>
                  </pic:nvPicPr>
                  <pic:blipFill>
                    <a:blip r:embed="rId56"/>
                    <a:stretch>
                      <a:fillRect/>
                    </a:stretch>
                  </pic:blipFill>
                  <pic:spPr>
                    <a:xfrm>
                      <a:off x="0" y="0"/>
                      <a:ext cx="4320914" cy="5387807"/>
                    </a:xfrm>
                    <a:prstGeom prst="rect">
                      <a:avLst/>
                    </a:prstGeom>
                  </pic:spPr>
                </pic:pic>
              </a:graphicData>
            </a:graphic>
          </wp:inline>
        </w:drawing>
      </w:r>
    </w:p>
    <w:p w14:paraId="20E9EA79" w14:textId="15EEC1DB" w:rsidR="00167314" w:rsidRPr="00A04ED4" w:rsidRDefault="00167314" w:rsidP="00167314"/>
    <w:p w14:paraId="038FBAB1" w14:textId="1BE390C1" w:rsidR="00167314" w:rsidRPr="00A04ED4" w:rsidRDefault="00167314" w:rsidP="00167314">
      <w:r w:rsidRPr="00A04ED4">
        <w:t>Por último antes de crear la instancia, seleccionar la imagen que queremos que ejecute la VM, así como la tecnología y capacidad del disco duro.</w:t>
      </w:r>
    </w:p>
    <w:p w14:paraId="04350ACB" w14:textId="77777777" w:rsidR="00167314" w:rsidRPr="00A04ED4" w:rsidRDefault="00167314" w:rsidP="00167314"/>
    <w:p w14:paraId="2F22D879" w14:textId="520C2E65" w:rsidR="002D5449" w:rsidRPr="00A04ED4" w:rsidRDefault="002D5449" w:rsidP="002D5449"/>
    <w:p w14:paraId="01002A82" w14:textId="77777777" w:rsidR="00167314" w:rsidRPr="00A04ED4" w:rsidRDefault="00167314" w:rsidP="00167314">
      <w:pPr>
        <w:keepNext/>
      </w:pPr>
      <w:r w:rsidRPr="00A04ED4">
        <w:rPr>
          <w:noProof/>
          <w14:ligatures w14:val="none"/>
          <w14:cntxtAlts w14:val="0"/>
        </w:rPr>
        <w:lastRenderedPageBreak/>
        <w:drawing>
          <wp:inline distT="0" distB="0" distL="0" distR="0" wp14:anchorId="5A087C78" wp14:editId="7E80D91C">
            <wp:extent cx="5935980" cy="5979160"/>
            <wp:effectExtent l="0" t="0" r="7620" b="254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8.4.PNG"/>
                    <pic:cNvPicPr/>
                  </pic:nvPicPr>
                  <pic:blipFill>
                    <a:blip r:embed="rId57"/>
                    <a:stretch>
                      <a:fillRect/>
                    </a:stretch>
                  </pic:blipFill>
                  <pic:spPr>
                    <a:xfrm>
                      <a:off x="0" y="0"/>
                      <a:ext cx="5935980" cy="5979160"/>
                    </a:xfrm>
                    <a:prstGeom prst="rect">
                      <a:avLst/>
                    </a:prstGeom>
                  </pic:spPr>
                </pic:pic>
              </a:graphicData>
            </a:graphic>
          </wp:inline>
        </w:drawing>
      </w:r>
    </w:p>
    <w:p w14:paraId="023C9E5B" w14:textId="78634772" w:rsidR="002D5449" w:rsidRPr="00A04ED4" w:rsidRDefault="00167314" w:rsidP="002E4D99">
      <w:r w:rsidRPr="00A04ED4">
        <w:t>Una vez se haya configurado la máquina la plataforma muestra una estimación del coste por alquiler de la máquina, que en mi caso queda a unos 3 centimos por hora de alquiler.</w:t>
      </w:r>
    </w:p>
    <w:p w14:paraId="7AF3BD14" w14:textId="77777777" w:rsidR="00167314" w:rsidRPr="00A04ED4" w:rsidRDefault="00167314" w:rsidP="00167314">
      <w:pPr>
        <w:keepNext/>
      </w:pPr>
      <w:r w:rsidRPr="00A04ED4">
        <w:rPr>
          <w:noProof/>
          <w14:ligatures w14:val="none"/>
          <w14:cntxtAlts w14:val="0"/>
        </w:rPr>
        <w:drawing>
          <wp:inline distT="0" distB="0" distL="0" distR="0" wp14:anchorId="733F5ECA" wp14:editId="39058692">
            <wp:extent cx="4267570" cy="1577477"/>
            <wp:effectExtent l="0" t="0" r="0"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8.2.PNG"/>
                    <pic:cNvPicPr/>
                  </pic:nvPicPr>
                  <pic:blipFill>
                    <a:blip r:embed="rId58"/>
                    <a:stretch>
                      <a:fillRect/>
                    </a:stretch>
                  </pic:blipFill>
                  <pic:spPr>
                    <a:xfrm>
                      <a:off x="0" y="0"/>
                      <a:ext cx="4267570" cy="1577477"/>
                    </a:xfrm>
                    <a:prstGeom prst="rect">
                      <a:avLst/>
                    </a:prstGeom>
                  </pic:spPr>
                </pic:pic>
              </a:graphicData>
            </a:graphic>
          </wp:inline>
        </w:drawing>
      </w:r>
    </w:p>
    <w:p w14:paraId="419844AC" w14:textId="6DF0B030" w:rsidR="00167314" w:rsidRPr="00A04ED4" w:rsidRDefault="00167314" w:rsidP="00167314">
      <w:r w:rsidRPr="00A04ED4">
        <w:t xml:space="preserve">Tras </w:t>
      </w:r>
      <w:r w:rsidR="00A35560" w:rsidRPr="00A04ED4">
        <w:t>crear la instancia se proporciona la IP externa de la máquina para acceder a ella en remote usando SSH, la plataforma ofrece un shell online para controlar en remote la misma. Si se quiere controlar la máquina usando la shell propia del pc personal o por ejemplo putty, hay que generar una clave y referenciarla dentro de la plataforma.</w:t>
      </w:r>
    </w:p>
    <w:p w14:paraId="45A40BFC" w14:textId="77777777" w:rsidR="00A35560" w:rsidRPr="00A04ED4" w:rsidRDefault="00A35560" w:rsidP="00167314"/>
    <w:p w14:paraId="2051A574" w14:textId="65EABEAE" w:rsidR="0067028E" w:rsidRPr="00A04ED4" w:rsidRDefault="0058332A" w:rsidP="0080469A">
      <w:pPr>
        <w:pStyle w:val="Ttulo2"/>
        <w:numPr>
          <w:ilvl w:val="1"/>
          <w:numId w:val="36"/>
        </w:numPr>
        <w:rPr>
          <w:lang w:val="es-ES"/>
        </w:rPr>
      </w:pPr>
      <w:bookmarkStart w:id="159" w:name="_Toc530679313"/>
      <w:r w:rsidRPr="00A04ED4">
        <w:rPr>
          <w:lang w:val="es-ES"/>
        </w:rPr>
        <w:t>Base de datos Mysql</w:t>
      </w:r>
      <w:bookmarkEnd w:id="157"/>
      <w:bookmarkEnd w:id="159"/>
    </w:p>
    <w:p w14:paraId="1A11DE07" w14:textId="7D22C3DE" w:rsidR="004B1EFB" w:rsidRPr="00A04ED4" w:rsidRDefault="004B1EFB" w:rsidP="0067028E">
      <w:r w:rsidRPr="00A04ED4">
        <w:t>Se ha montado una base de datos propia como se ha mencionado anteriormente, que almacena los precios asociados a las distintas comercializadoras.</w:t>
      </w:r>
    </w:p>
    <w:p w14:paraId="39C11D80" w14:textId="7C1FE24F" w:rsidR="004B1EFB" w:rsidRPr="00A04ED4" w:rsidRDefault="004B1EFB" w:rsidP="0067028E">
      <w:r w:rsidRPr="00A04ED4">
        <w:t>Entonces para el mercado libre, para una potencia contratada de hasta 10 kw, tenemos por ejemplo:</w:t>
      </w:r>
    </w:p>
    <w:p w14:paraId="72848AB5" w14:textId="77777777" w:rsidR="0031008F" w:rsidRPr="00A04ED4" w:rsidRDefault="004B1EFB" w:rsidP="0031008F">
      <w:pPr>
        <w:keepNext/>
      </w:pPr>
      <w:r w:rsidRPr="00A04ED4">
        <w:rPr>
          <w:noProof/>
          <w14:ligatures w14:val="none"/>
          <w14:cntxtAlts w14:val="0"/>
        </w:rPr>
        <w:drawing>
          <wp:inline distT="0" distB="0" distL="0" distR="0" wp14:anchorId="603F7642" wp14:editId="52869F75">
            <wp:extent cx="5935980" cy="63246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35980" cy="632460"/>
                    </a:xfrm>
                    <a:prstGeom prst="rect">
                      <a:avLst/>
                    </a:prstGeom>
                  </pic:spPr>
                </pic:pic>
              </a:graphicData>
            </a:graphic>
          </wp:inline>
        </w:drawing>
      </w:r>
    </w:p>
    <w:p w14:paraId="6E39DFAA" w14:textId="2D3067EC" w:rsidR="004B1EFB" w:rsidRPr="00A04ED4" w:rsidRDefault="0031008F" w:rsidP="0031008F">
      <w:pPr>
        <w:pStyle w:val="Descripcin"/>
      </w:pPr>
      <w:bookmarkStart w:id="160" w:name="_Toc530480744"/>
      <w:r w:rsidRPr="00A04ED4">
        <w:t xml:space="preserve">Figure </w:t>
      </w:r>
      <w:bookmarkEnd w:id="160"/>
      <w:r w:rsidR="00713250" w:rsidRPr="00A04ED4">
        <w:t>17</w:t>
      </w:r>
    </w:p>
    <w:p w14:paraId="6AA07CD1" w14:textId="5100ECFE" w:rsidR="004B1EFB" w:rsidRPr="00A04ED4" w:rsidRDefault="004B1EFB" w:rsidP="0067028E">
      <w:r w:rsidRPr="00A04ED4">
        <w:t>De izquierda a derecha:</w:t>
      </w:r>
    </w:p>
    <w:p w14:paraId="2B90B1BA" w14:textId="56DD847D" w:rsidR="004B1EFB" w:rsidRPr="00A04ED4" w:rsidRDefault="004B1EFB" w:rsidP="004B1EFB">
      <w:pPr>
        <w:pStyle w:val="Prrafodelista"/>
        <w:numPr>
          <w:ilvl w:val="0"/>
          <w:numId w:val="41"/>
        </w:numPr>
      </w:pPr>
      <w:r w:rsidRPr="00A04ED4">
        <w:t>Nombre de la comercializadora</w:t>
      </w:r>
    </w:p>
    <w:p w14:paraId="6B4B661D" w14:textId="2B2C5E94" w:rsidR="004B1EFB" w:rsidRPr="00A04ED4" w:rsidRDefault="004B1EFB" w:rsidP="004B1EFB">
      <w:pPr>
        <w:pStyle w:val="Prrafodelista"/>
        <w:numPr>
          <w:ilvl w:val="0"/>
          <w:numId w:val="41"/>
        </w:numPr>
      </w:pPr>
      <w:r w:rsidRPr="00A04ED4">
        <w:t>Precio por potencia contratada por dia</w:t>
      </w:r>
    </w:p>
    <w:p w14:paraId="603526EF" w14:textId="7A866465" w:rsidR="004B1EFB" w:rsidRPr="00A04ED4" w:rsidRDefault="004B1EFB" w:rsidP="004B1EFB">
      <w:pPr>
        <w:pStyle w:val="Prrafodelista"/>
        <w:numPr>
          <w:ilvl w:val="0"/>
          <w:numId w:val="41"/>
        </w:numPr>
      </w:pPr>
      <w:r w:rsidRPr="00A04ED4">
        <w:t>Precio por consumo con tarifa sin discriminación horaria</w:t>
      </w:r>
    </w:p>
    <w:p w14:paraId="10C67074" w14:textId="59123ED4" w:rsidR="004B1EFB" w:rsidRPr="00A04ED4" w:rsidRDefault="004B1EFB" w:rsidP="004B1EFB">
      <w:pPr>
        <w:pStyle w:val="Prrafodelista"/>
        <w:numPr>
          <w:ilvl w:val="0"/>
          <w:numId w:val="41"/>
        </w:numPr>
      </w:pPr>
      <w:r w:rsidRPr="00A04ED4">
        <w:t>Precios por consumo con tarifa con discriminación horaria</w:t>
      </w:r>
    </w:p>
    <w:p w14:paraId="3C855DB7" w14:textId="622FC27F" w:rsidR="004B1EFB" w:rsidRPr="00A04ED4" w:rsidRDefault="004B1EFB" w:rsidP="004B1EFB">
      <w:pPr>
        <w:pStyle w:val="Prrafodelista"/>
        <w:numPr>
          <w:ilvl w:val="0"/>
          <w:numId w:val="41"/>
        </w:numPr>
      </w:pPr>
      <w:r w:rsidRPr="00A04ED4">
        <w:t>Precios por consumo con tarifa con discirminacion horaria supervalle.</w:t>
      </w:r>
    </w:p>
    <w:p w14:paraId="5D45632B" w14:textId="35216133" w:rsidR="004B1EFB" w:rsidRPr="00A04ED4" w:rsidRDefault="004B1EFB" w:rsidP="004B1EFB">
      <w:r w:rsidRPr="00A04ED4">
        <w:t xml:space="preserve">La idea es tener una tabla asociada a cada rango de potencia, para cada </w:t>
      </w:r>
      <w:r w:rsidR="00CD35C6" w:rsidRPr="00A04ED4">
        <w:t>comercializadora. Además de ampliar el numero de comercializadoras.</w:t>
      </w:r>
    </w:p>
    <w:p w14:paraId="484FCF1D" w14:textId="77777777" w:rsidR="0031008F" w:rsidRPr="00A04ED4" w:rsidRDefault="007E1AAD" w:rsidP="0031008F">
      <w:pPr>
        <w:keepNext/>
      </w:pPr>
      <w:r w:rsidRPr="00A04ED4">
        <w:rPr>
          <w:noProof/>
          <w14:ligatures w14:val="none"/>
          <w14:cntxtAlts w14:val="0"/>
        </w:rPr>
        <w:drawing>
          <wp:inline distT="0" distB="0" distL="0" distR="0" wp14:anchorId="7DF99D2A" wp14:editId="3636721C">
            <wp:extent cx="5935980" cy="153035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35980" cy="1530350"/>
                    </a:xfrm>
                    <a:prstGeom prst="rect">
                      <a:avLst/>
                    </a:prstGeom>
                  </pic:spPr>
                </pic:pic>
              </a:graphicData>
            </a:graphic>
          </wp:inline>
        </w:drawing>
      </w:r>
    </w:p>
    <w:p w14:paraId="06BBFA7A" w14:textId="7305F0D5" w:rsidR="007E1AAD" w:rsidRPr="00A04ED4" w:rsidRDefault="0031008F" w:rsidP="00975D75">
      <w:pPr>
        <w:pStyle w:val="Descripcin"/>
      </w:pPr>
      <w:bookmarkStart w:id="161" w:name="_Toc530480745"/>
      <w:r w:rsidRPr="00A04ED4">
        <w:t xml:space="preserve">Figure </w:t>
      </w:r>
      <w:bookmarkEnd w:id="161"/>
      <w:r w:rsidR="00713250" w:rsidRPr="00A04ED4">
        <w:t>18</w:t>
      </w:r>
    </w:p>
    <w:p w14:paraId="094F47B8" w14:textId="77777777" w:rsidR="00CD35C6" w:rsidRPr="00A04ED4" w:rsidRDefault="00CD35C6" w:rsidP="004B1EFB"/>
    <w:p w14:paraId="2F29E0EA" w14:textId="48DE27E1" w:rsidR="0067028E" w:rsidRPr="00A04ED4" w:rsidRDefault="0058332A" w:rsidP="0080469A">
      <w:pPr>
        <w:pStyle w:val="Ttulo2"/>
        <w:numPr>
          <w:ilvl w:val="1"/>
          <w:numId w:val="36"/>
        </w:numPr>
        <w:rPr>
          <w:lang w:val="es-ES"/>
        </w:rPr>
      </w:pPr>
      <w:bookmarkStart w:id="162" w:name="_Toc530480174"/>
      <w:bookmarkStart w:id="163" w:name="_Toc530679314"/>
      <w:r w:rsidRPr="00A04ED4">
        <w:rPr>
          <w:lang w:val="es-ES"/>
        </w:rPr>
        <w:t>Servidor LAM</w:t>
      </w:r>
      <w:r w:rsidR="00D03573" w:rsidRPr="00A04ED4">
        <w:rPr>
          <w:lang w:val="es-ES"/>
        </w:rPr>
        <w:t>P</w:t>
      </w:r>
      <w:bookmarkEnd w:id="162"/>
      <w:bookmarkEnd w:id="163"/>
      <w:r w:rsidR="00D03573" w:rsidRPr="00A04ED4">
        <w:rPr>
          <w:lang w:val="es-ES"/>
        </w:rPr>
        <w:t xml:space="preserve"> </w:t>
      </w:r>
    </w:p>
    <w:p w14:paraId="0DACC02D" w14:textId="41AAA287" w:rsidR="009E057C" w:rsidRPr="00A04ED4" w:rsidRDefault="009E057C" w:rsidP="009E057C">
      <w:r w:rsidRPr="00A04ED4">
        <w:t>Tutorial seguido para instalar todas las dependencias:</w:t>
      </w:r>
    </w:p>
    <w:p w14:paraId="4A29F699" w14:textId="33DCC03E" w:rsidR="009E057C" w:rsidRPr="00A04ED4" w:rsidRDefault="00E50419" w:rsidP="009E057C">
      <w:hyperlink r:id="rId61" w:history="1">
        <w:r w:rsidR="009E057C" w:rsidRPr="00A04ED4">
          <w:rPr>
            <w:rStyle w:val="Hipervnculo"/>
          </w:rPr>
          <w:t>https://geekytheory.com/tutorial-raspberry-pi-15-instalacion-de-apache-mysql-php</w:t>
        </w:r>
      </w:hyperlink>
    </w:p>
    <w:p w14:paraId="5565675C" w14:textId="0D0413FB" w:rsidR="009E057C" w:rsidRPr="00A04ED4" w:rsidRDefault="009E057C" w:rsidP="009E057C"/>
    <w:p w14:paraId="707F44D8" w14:textId="14B37AE8" w:rsidR="007E1AAD" w:rsidRPr="00A04ED4" w:rsidRDefault="007E1AAD" w:rsidP="009E057C">
      <w:r w:rsidRPr="00A04ED4">
        <w:t>Para poder servir los datos de la base de datos hacia el mcu o mpu para que realice los cálculos de consumo en tiempo real, se monta un servidor LAMP.</w:t>
      </w:r>
    </w:p>
    <w:p w14:paraId="7E01CE27" w14:textId="799E3F22" w:rsidR="007E1AAD" w:rsidRPr="00A04ED4" w:rsidRDefault="007E1AAD" w:rsidP="009E057C">
      <w:r w:rsidRPr="00A04ED4">
        <w:t xml:space="preserve">LAMP es un término usado para hacer referencia al sistema de infraestructura de internet que usa las herramientas </w:t>
      </w:r>
    </w:p>
    <w:p w14:paraId="51D0CBD8" w14:textId="6705A564" w:rsidR="00CD35C6" w:rsidRPr="00A04ED4" w:rsidRDefault="00CD35C6" w:rsidP="00CD35C6">
      <w:pPr>
        <w:pStyle w:val="Prrafodelista"/>
        <w:numPr>
          <w:ilvl w:val="0"/>
          <w:numId w:val="41"/>
        </w:numPr>
      </w:pPr>
      <w:r w:rsidRPr="00A04ED4">
        <w:t>Linux</w:t>
      </w:r>
      <w:r w:rsidR="007E1AAD" w:rsidRPr="00A04ED4">
        <w:t>, el sistema operativo de la máquina que lo alberga.</w:t>
      </w:r>
      <w:r w:rsidR="0016223B" w:rsidRPr="00A04ED4">
        <w:t xml:space="preserve"> En este caso usamos Raspbian, que ya mencionamos en el primer punto de este apartado.</w:t>
      </w:r>
    </w:p>
    <w:p w14:paraId="1E432938" w14:textId="6EFA80CF" w:rsidR="00CD35C6" w:rsidRPr="00A04ED4" w:rsidRDefault="00CD35C6" w:rsidP="00CD35C6">
      <w:pPr>
        <w:pStyle w:val="Prrafodelista"/>
        <w:numPr>
          <w:ilvl w:val="0"/>
          <w:numId w:val="41"/>
        </w:numPr>
      </w:pPr>
      <w:r w:rsidRPr="00A04ED4">
        <w:t>Apache</w:t>
      </w:r>
      <w:r w:rsidR="007E1AAD" w:rsidRPr="00A04ED4">
        <w:t>, el servidor web como tal.</w:t>
      </w:r>
    </w:p>
    <w:p w14:paraId="6B5E9AAC" w14:textId="320BE67D" w:rsidR="00CD35C6" w:rsidRPr="00A04ED4" w:rsidRDefault="00CD35C6" w:rsidP="00CD35C6">
      <w:pPr>
        <w:pStyle w:val="Prrafodelista"/>
        <w:numPr>
          <w:ilvl w:val="0"/>
          <w:numId w:val="41"/>
        </w:numPr>
      </w:pPr>
      <w:r w:rsidRPr="00A04ED4">
        <w:lastRenderedPageBreak/>
        <w:t xml:space="preserve">Mysql </w:t>
      </w:r>
      <w:r w:rsidR="007E1AAD" w:rsidRPr="00A04ED4">
        <w:t>o MariaDB como gestor de base de datos.</w:t>
      </w:r>
      <w:r w:rsidR="0016223B" w:rsidRPr="00A04ED4">
        <w:t xml:space="preserve"> En cuanto a versiones usadas, estamos usando Mysql 5.5  en Raspberry y 5.6 dentro de la máquina virtual alquilada a Google.</w:t>
      </w:r>
    </w:p>
    <w:p w14:paraId="620F98D7" w14:textId="08963D84" w:rsidR="00CD35C6" w:rsidRPr="00A04ED4" w:rsidRDefault="00CD35C6" w:rsidP="00CD35C6">
      <w:pPr>
        <w:pStyle w:val="Prrafodelista"/>
        <w:numPr>
          <w:ilvl w:val="0"/>
          <w:numId w:val="41"/>
        </w:numPr>
      </w:pPr>
      <w:r w:rsidRPr="00A04ED4">
        <w:t>Php</w:t>
      </w:r>
      <w:r w:rsidR="007E1AAD" w:rsidRPr="00A04ED4">
        <w:t>, Python… como lenguajes de programación.</w:t>
      </w:r>
      <w:r w:rsidR="0016223B" w:rsidRPr="00A04ED4">
        <w:t>En raspberry usamos PHP5, y en la máquina de Google estamos usando la evolución PHP7</w:t>
      </w:r>
    </w:p>
    <w:p w14:paraId="0B5AE037" w14:textId="77777777" w:rsidR="002E4D99" w:rsidRPr="00A04ED4" w:rsidRDefault="00CD35C6" w:rsidP="00CD35C6">
      <w:r w:rsidRPr="00A04ED4">
        <w:t>Este servidor montado dentro de la Rpi a modo de complemento al servidor local blynk, se encarga de devolver los datos a todo cliente que realice la petición.</w:t>
      </w:r>
    </w:p>
    <w:p w14:paraId="5D613F8B" w14:textId="00C536F8" w:rsidR="00CD35C6" w:rsidRPr="00A04ED4" w:rsidRDefault="002E4D99" w:rsidP="00CD35C6">
      <w:r w:rsidRPr="00A04ED4">
        <w:t>Además se tiene un código PHP que se encarga de recoger los datos de una petición GET y almacenarlos dentro de la base de datos y tabla respectivos. Este código está pensado para almacenar los datos de los sensores, y otros datos que se consideren de interés para ser explotados posteriormente aplicando BigData.</w:t>
      </w:r>
      <w:r w:rsidR="00CD35C6" w:rsidRPr="00A04ED4">
        <w:t xml:space="preserve"> </w:t>
      </w:r>
    </w:p>
    <w:p w14:paraId="0D4F28A7" w14:textId="457FDD17" w:rsidR="00CD35C6" w:rsidRPr="00A04ED4" w:rsidRDefault="00CD35C6" w:rsidP="00CD35C6">
      <w:r w:rsidRPr="00A04ED4">
        <w:t xml:space="preserve">Ejemplo de consulta con respuesta del servidor: </w:t>
      </w:r>
    </w:p>
    <w:p w14:paraId="55518A7B" w14:textId="078DB599" w:rsidR="00CD35C6" w:rsidRPr="00A04ED4" w:rsidRDefault="00CD35C6" w:rsidP="00CD35C6">
      <w:r w:rsidRPr="00A04ED4">
        <w:t xml:space="preserve">Consulta: </w:t>
      </w:r>
      <w:hyperlink r:id="rId62" w:history="1">
        <w:r w:rsidRPr="00A04ED4">
          <w:rPr>
            <w:rStyle w:val="Hipervnculo"/>
          </w:rPr>
          <w:t>http://89.39.22.36/mysql2.php</w:t>
        </w:r>
      </w:hyperlink>
    </w:p>
    <w:p w14:paraId="7427EC31" w14:textId="3C32364F" w:rsidR="00CD35C6" w:rsidRPr="00A04ED4" w:rsidRDefault="00CD35C6" w:rsidP="00CD35C6">
      <w:r w:rsidRPr="00A04ED4">
        <w:t xml:space="preserve">Respuesta: </w:t>
      </w:r>
    </w:p>
    <w:p w14:paraId="43B675E5" w14:textId="77777777" w:rsidR="0031008F" w:rsidRPr="00A04ED4" w:rsidRDefault="00CD35C6" w:rsidP="0031008F">
      <w:pPr>
        <w:keepNext/>
      </w:pPr>
      <w:r w:rsidRPr="00A04ED4">
        <w:rPr>
          <w:noProof/>
          <w14:ligatures w14:val="none"/>
          <w14:cntxtAlts w14:val="0"/>
        </w:rPr>
        <w:drawing>
          <wp:inline distT="0" distB="0" distL="0" distR="0" wp14:anchorId="79274416" wp14:editId="573F3528">
            <wp:extent cx="5935980" cy="68770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35980" cy="687705"/>
                    </a:xfrm>
                    <a:prstGeom prst="rect">
                      <a:avLst/>
                    </a:prstGeom>
                  </pic:spPr>
                </pic:pic>
              </a:graphicData>
            </a:graphic>
          </wp:inline>
        </w:drawing>
      </w:r>
    </w:p>
    <w:p w14:paraId="2923F65C" w14:textId="68734E19" w:rsidR="00CD35C6" w:rsidRPr="00A04ED4" w:rsidRDefault="0031008F" w:rsidP="0031008F">
      <w:pPr>
        <w:pStyle w:val="Descripcin"/>
      </w:pPr>
      <w:bookmarkStart w:id="164" w:name="_Toc530480746"/>
      <w:r w:rsidRPr="00A04ED4">
        <w:t xml:space="preserve">Figure </w:t>
      </w:r>
      <w:bookmarkEnd w:id="164"/>
      <w:r w:rsidR="00713250" w:rsidRPr="00A04ED4">
        <w:t>19</w:t>
      </w:r>
    </w:p>
    <w:p w14:paraId="0BFDF8D2" w14:textId="1D1EA811" w:rsidR="00CD35C6" w:rsidRPr="00A04ED4" w:rsidRDefault="00CD35C6" w:rsidP="00CD35C6">
      <w:r w:rsidRPr="00A04ED4">
        <w:t>Como se aprecia en la imagen anterior, los datos los separo usando como delimitador una coma. También previo al envio de datos masivo, indico el numero de comercializadoras que componen los datos que voy a enviar.</w:t>
      </w:r>
    </w:p>
    <w:p w14:paraId="3C224D32" w14:textId="15F5BD86" w:rsidR="00CD35C6" w:rsidRPr="00A04ED4" w:rsidRDefault="00CD35C6" w:rsidP="00CD35C6"/>
    <w:p w14:paraId="0F746E89" w14:textId="677C3C8E" w:rsidR="009E057C" w:rsidRPr="00A04ED4" w:rsidRDefault="009E057C" w:rsidP="00CD35C6"/>
    <w:p w14:paraId="242BF9F1" w14:textId="5962AF62" w:rsidR="00975D75" w:rsidRPr="00A04ED4" w:rsidRDefault="00975D75" w:rsidP="00CD35C6"/>
    <w:p w14:paraId="39EF3578" w14:textId="70222DA4" w:rsidR="00975D75" w:rsidRPr="00A04ED4" w:rsidRDefault="00975D75" w:rsidP="00CD35C6"/>
    <w:p w14:paraId="6A3DD09B" w14:textId="552516E1" w:rsidR="00975D75" w:rsidRPr="00A04ED4" w:rsidRDefault="00975D75" w:rsidP="00CD35C6"/>
    <w:p w14:paraId="0AEB9726" w14:textId="6F0C8A73" w:rsidR="00975D75" w:rsidRPr="00A04ED4" w:rsidRDefault="00975D75" w:rsidP="00CD35C6"/>
    <w:p w14:paraId="4F2840E8" w14:textId="31FCBA0C" w:rsidR="00975D75" w:rsidRPr="00A04ED4" w:rsidRDefault="00975D75" w:rsidP="00CD35C6"/>
    <w:p w14:paraId="477A2CBC" w14:textId="307F8794" w:rsidR="00975D75" w:rsidRPr="00A04ED4" w:rsidRDefault="00975D75" w:rsidP="00CD35C6"/>
    <w:p w14:paraId="278114A1" w14:textId="120E5BF9" w:rsidR="00975D75" w:rsidRPr="00A04ED4" w:rsidRDefault="00975D75" w:rsidP="00CD35C6"/>
    <w:p w14:paraId="4BEB2BA9" w14:textId="31A917F7" w:rsidR="00975D75" w:rsidRPr="00A04ED4" w:rsidRDefault="00975D75" w:rsidP="00CD35C6"/>
    <w:p w14:paraId="3F093306" w14:textId="6A02B253" w:rsidR="00975D75" w:rsidRPr="00A04ED4" w:rsidRDefault="00975D75" w:rsidP="00CD35C6"/>
    <w:p w14:paraId="04801603" w14:textId="6E9ED1DC" w:rsidR="00975D75" w:rsidRPr="00A04ED4" w:rsidRDefault="00975D75" w:rsidP="00CD35C6"/>
    <w:p w14:paraId="5DE5E220" w14:textId="60330E93" w:rsidR="00975D75" w:rsidRPr="00A04ED4" w:rsidRDefault="00975D75" w:rsidP="00CD35C6"/>
    <w:p w14:paraId="21C30C73" w14:textId="1FF2E1FE" w:rsidR="00975D75" w:rsidRPr="00A04ED4" w:rsidRDefault="00975D75" w:rsidP="00CD35C6"/>
    <w:p w14:paraId="43D49894" w14:textId="5C9B319B" w:rsidR="00975D75" w:rsidRPr="00A04ED4" w:rsidRDefault="00975D75" w:rsidP="00CD35C6"/>
    <w:p w14:paraId="48CAE98A" w14:textId="28F84286" w:rsidR="00975D75" w:rsidRPr="00A04ED4" w:rsidRDefault="00975D75" w:rsidP="00CD35C6"/>
    <w:p w14:paraId="571CD1E4" w14:textId="77777777" w:rsidR="00975D75" w:rsidRPr="00A04ED4" w:rsidRDefault="00975D75" w:rsidP="00CD35C6"/>
    <w:p w14:paraId="08AD9044" w14:textId="1A524388" w:rsidR="00A3798E" w:rsidRPr="00A04ED4" w:rsidRDefault="00A3798E" w:rsidP="00A3798E">
      <w:pPr>
        <w:pStyle w:val="Ttulo1"/>
        <w:numPr>
          <w:ilvl w:val="0"/>
          <w:numId w:val="36"/>
        </w:numPr>
      </w:pPr>
      <w:bookmarkStart w:id="165" w:name="_Toc530480176"/>
      <w:bookmarkStart w:id="166" w:name="_Toc530679315"/>
      <w:bookmarkStart w:id="167" w:name="_Toc345079975"/>
      <w:bookmarkStart w:id="168" w:name="_Toc229935397"/>
      <w:bookmarkStart w:id="169" w:name="_Toc229935589"/>
      <w:r w:rsidRPr="00A04ED4">
        <w:t>Resultados</w:t>
      </w:r>
      <w:bookmarkEnd w:id="165"/>
      <w:bookmarkEnd w:id="166"/>
    </w:p>
    <w:p w14:paraId="60F583B5" w14:textId="7068F8AC" w:rsidR="00A3798E" w:rsidRPr="00A04ED4" w:rsidRDefault="00A3798E" w:rsidP="00A3798E">
      <w:pPr>
        <w:rPr>
          <w:lang w:eastAsia="es-ES"/>
        </w:rPr>
      </w:pPr>
    </w:p>
    <w:p w14:paraId="752B3C40" w14:textId="77777777" w:rsidR="00A3798E" w:rsidRPr="00A04ED4" w:rsidRDefault="00A3798E" w:rsidP="00A3798E">
      <w:pPr>
        <w:keepNext/>
        <w:framePr w:dropCap="drop" w:lines="3" w:wrap="around" w:vAnchor="text" w:hAnchor="text" w:y="1"/>
        <w:spacing w:before="0" w:after="0" w:line="720" w:lineRule="exact"/>
        <w:textAlignment w:val="baseline"/>
        <w:rPr>
          <w:position w:val="-9"/>
          <w:sz w:val="87"/>
        </w:rPr>
      </w:pPr>
      <w:r w:rsidRPr="00A04ED4">
        <w:rPr>
          <w:position w:val="-9"/>
          <w:sz w:val="87"/>
        </w:rPr>
        <w:lastRenderedPageBreak/>
        <w:t>E</w:t>
      </w:r>
    </w:p>
    <w:p w14:paraId="5CDC9FBB" w14:textId="21A60622" w:rsidR="00A3798E" w:rsidRPr="00A04ED4" w:rsidRDefault="00A3798E" w:rsidP="00A3798E">
      <w:r w:rsidRPr="00A04ED4">
        <w:t>n cuanto a los resultados finales obtenidos y las caracter</w:t>
      </w:r>
      <w:r w:rsidR="00562BF7" w:rsidRPr="00A04ED4">
        <w:t>ísticas del sistema obtenido hay que hablar por un lado de los datos referentes a los sensores (velocidad de lectura, veracidad de los mismos…), las suposiciones y consideraciones tenidas en software (como por ejemplo el tiempo durante el cual se considera que el consumo de potencia es el mismo)</w:t>
      </w:r>
    </w:p>
    <w:p w14:paraId="7945FE05" w14:textId="44DC1F20" w:rsidR="00562BF7" w:rsidRPr="00A04ED4" w:rsidRDefault="00562BF7" w:rsidP="00A3798E"/>
    <w:p w14:paraId="4BA2E431" w14:textId="77777777" w:rsidR="00562BF7" w:rsidRPr="00A04ED4" w:rsidRDefault="00562BF7" w:rsidP="00A3798E">
      <w:pPr>
        <w:rPr>
          <w:lang w:eastAsia="es-ES"/>
        </w:rPr>
      </w:pPr>
    </w:p>
    <w:p w14:paraId="6281B130" w14:textId="77777777" w:rsidR="00A3798E" w:rsidRPr="00A04ED4" w:rsidRDefault="00A3798E" w:rsidP="00A3798E">
      <w:pPr>
        <w:pStyle w:val="Prrafodelista"/>
        <w:ind w:left="792"/>
        <w:rPr>
          <w:lang w:eastAsia="es-ES"/>
        </w:rPr>
      </w:pPr>
    </w:p>
    <w:p w14:paraId="110D2220" w14:textId="08C03772" w:rsidR="00562BF7" w:rsidRPr="00A04ED4" w:rsidRDefault="00562BF7" w:rsidP="00562BF7">
      <w:pPr>
        <w:pStyle w:val="Ttulo2"/>
        <w:numPr>
          <w:ilvl w:val="1"/>
          <w:numId w:val="36"/>
        </w:numPr>
        <w:rPr>
          <w:lang w:val="es-ES"/>
        </w:rPr>
      </w:pPr>
      <w:bookmarkStart w:id="170" w:name="_Toc530480177"/>
      <w:bookmarkStart w:id="171" w:name="_Toc530679316"/>
      <w:r w:rsidRPr="00A04ED4">
        <w:rPr>
          <w:lang w:val="es-ES"/>
        </w:rPr>
        <w:t>Muestreo de tension y corriente</w:t>
      </w:r>
      <w:bookmarkEnd w:id="170"/>
      <w:bookmarkEnd w:id="171"/>
    </w:p>
    <w:p w14:paraId="511BD6FF" w14:textId="71EB8BA1" w:rsidR="004A234F" w:rsidRPr="00A04ED4" w:rsidRDefault="004A234F" w:rsidP="004A234F">
      <w:r w:rsidRPr="00A04ED4">
        <w:t>Como se comentó en el apartado 3.3, el sensado consiste en ir recogiendo muestras alternativas de tension y corriente en un intervalo de aproximadamente 200 us. Cada ciclo básico de sensado tiene un periodo de 200 us, 25 us supone la conversion del dato por parte del ADC y el resto se emplea para cálculos intermedios:</w:t>
      </w:r>
    </w:p>
    <w:p w14:paraId="745893C6" w14:textId="5108C567" w:rsidR="004A234F" w:rsidRPr="00A04ED4" w:rsidRDefault="004A234F" w:rsidP="004A234F">
      <w:pPr>
        <w:pStyle w:val="Prrafodelista"/>
        <w:numPr>
          <w:ilvl w:val="0"/>
          <w:numId w:val="41"/>
        </w:numPr>
      </w:pPr>
      <w:r w:rsidRPr="00A04ED4">
        <w:t>Suma cuadrática de valores instantáneos de tension o corriente según toque.</w:t>
      </w:r>
    </w:p>
    <w:p w14:paraId="5889F3BB" w14:textId="4569D3A8" w:rsidR="004A234F" w:rsidRPr="00A04ED4" w:rsidRDefault="004A234F" w:rsidP="004A234F">
      <w:pPr>
        <w:pStyle w:val="Prrafodelista"/>
        <w:numPr>
          <w:ilvl w:val="0"/>
          <w:numId w:val="41"/>
        </w:numPr>
      </w:pPr>
      <w:r w:rsidRPr="00A04ED4">
        <w:t xml:space="preserve">Detectar cruces por cero de tension y corriente para el cálculo del desfase </w:t>
      </w:r>
    </w:p>
    <w:p w14:paraId="57813465" w14:textId="77777777" w:rsidR="00241BA6" w:rsidRPr="00A04ED4" w:rsidRDefault="00241BA6" w:rsidP="004A234F">
      <w:pPr>
        <w:pStyle w:val="Prrafodelista"/>
        <w:numPr>
          <w:ilvl w:val="0"/>
          <w:numId w:val="41"/>
        </w:numPr>
      </w:pPr>
      <w:r w:rsidRPr="00A04ED4">
        <w:t>Recoger los valores pico para obtener un segundo valor de RMS.</w:t>
      </w:r>
    </w:p>
    <w:p w14:paraId="07E9B0F2" w14:textId="21C99AA8" w:rsidR="004A234F" w:rsidRPr="00A04ED4" w:rsidRDefault="00241BA6" w:rsidP="00241BA6">
      <w:r w:rsidRPr="00A04ED4">
        <w:t xml:space="preserve">Este periodo de sensado equivale a una frecuencia de </w:t>
      </w:r>
      <w:r w:rsidR="00394669" w:rsidRPr="00A04ED4">
        <w:t>muestreo de 5khz</w:t>
      </w:r>
      <w:r w:rsidR="00044945" w:rsidRPr="00A04ED4">
        <w:t>, si tenemos en cuenta que son muestras intercaladas de tensión y corriente tenemos una frecuencia real de 2.5khz.</w:t>
      </w:r>
    </w:p>
    <w:p w14:paraId="4E3EE444" w14:textId="0D244030" w:rsidR="00044945" w:rsidRPr="00A04ED4" w:rsidRDefault="00044945" w:rsidP="00241BA6"/>
    <w:p w14:paraId="42BF1B8C" w14:textId="2E6E548A" w:rsidR="00044945" w:rsidRPr="00A04ED4" w:rsidRDefault="00044945" w:rsidP="00241BA6">
      <w:r w:rsidRPr="00A04ED4">
        <w:t>Finalmente se contrastan los datos obtenidos de tensión y corriente con valores obtenidos con un polímetro certificado:</w:t>
      </w:r>
    </w:p>
    <w:p w14:paraId="16265B06" w14:textId="67691C18" w:rsidR="00044945" w:rsidRPr="00A04ED4" w:rsidRDefault="00044945" w:rsidP="00044945">
      <w:pPr>
        <w:pStyle w:val="Prrafodelista"/>
        <w:numPr>
          <w:ilvl w:val="0"/>
          <w:numId w:val="41"/>
        </w:numPr>
      </w:pPr>
      <w:r w:rsidRPr="00A04ED4">
        <w:t xml:space="preserve">Para voltaje </w:t>
      </w:r>
    </w:p>
    <w:p w14:paraId="4667B197" w14:textId="3ABB1729" w:rsidR="00044945" w:rsidRPr="00A04ED4" w:rsidRDefault="00044945" w:rsidP="00044945">
      <w:pPr>
        <w:pStyle w:val="Prrafodelista"/>
        <w:numPr>
          <w:ilvl w:val="0"/>
          <w:numId w:val="41"/>
        </w:numPr>
      </w:pPr>
      <w:r w:rsidRPr="00A04ED4">
        <w:t>Para corriente</w:t>
      </w:r>
    </w:p>
    <w:p w14:paraId="36744787" w14:textId="460C4816" w:rsidR="00044945" w:rsidRPr="00A04ED4" w:rsidRDefault="00044945" w:rsidP="00044945"/>
    <w:p w14:paraId="6036582B" w14:textId="1D0629E6" w:rsidR="00044945" w:rsidRPr="00A04ED4" w:rsidRDefault="00044945" w:rsidP="00044945">
      <w:r w:rsidRPr="00A04ED4">
        <w:t>Si ahora comparamos el valor obteni</w:t>
      </w:r>
      <w:r w:rsidR="00700BDA" w:rsidRPr="00A04ED4">
        <w:t>do para el cosfi, potencia activa y reactiva con los datos proporcionados por un analizador de red tenemos:</w:t>
      </w:r>
    </w:p>
    <w:p w14:paraId="10822889" w14:textId="77777777" w:rsidR="00700BDA" w:rsidRPr="00A04ED4" w:rsidRDefault="00700BDA" w:rsidP="00044945"/>
    <w:p w14:paraId="3CFD976D" w14:textId="77777777" w:rsidR="00044945" w:rsidRPr="00A04ED4" w:rsidRDefault="00044945" w:rsidP="00241BA6"/>
    <w:p w14:paraId="7B81AB62" w14:textId="77777777" w:rsidR="00562BF7" w:rsidRPr="00A04ED4" w:rsidRDefault="00562BF7" w:rsidP="00562BF7"/>
    <w:p w14:paraId="6A5446DA" w14:textId="0E44EE74" w:rsidR="00562BF7" w:rsidRPr="00A04ED4" w:rsidRDefault="00562BF7" w:rsidP="00562BF7">
      <w:pPr>
        <w:pStyle w:val="Ttulo2"/>
        <w:numPr>
          <w:ilvl w:val="1"/>
          <w:numId w:val="36"/>
        </w:numPr>
        <w:rPr>
          <w:lang w:val="es-ES"/>
        </w:rPr>
      </w:pPr>
      <w:bookmarkStart w:id="172" w:name="_Toc530480178"/>
      <w:bookmarkStart w:id="173" w:name="_Toc530679317"/>
      <w:r w:rsidRPr="00A04ED4">
        <w:rPr>
          <w:lang w:val="es-ES"/>
        </w:rPr>
        <w:t>Consideraciones para el software</w:t>
      </w:r>
      <w:bookmarkEnd w:id="172"/>
      <w:bookmarkEnd w:id="173"/>
    </w:p>
    <w:p w14:paraId="057C9CC7" w14:textId="6B72DC69" w:rsidR="00975D75" w:rsidRPr="00A04ED4" w:rsidRDefault="00700BDA" w:rsidP="00975D75">
      <w:r w:rsidRPr="00A04ED4">
        <w:t>Características y consideraciones referentes a la programación :</w:t>
      </w:r>
    </w:p>
    <w:p w14:paraId="307E8BCD" w14:textId="1919E1F5" w:rsidR="00700BDA" w:rsidRPr="00A04ED4" w:rsidRDefault="00700BDA" w:rsidP="00700BDA">
      <w:pPr>
        <w:pStyle w:val="Prrafodelista"/>
        <w:numPr>
          <w:ilvl w:val="0"/>
          <w:numId w:val="41"/>
        </w:numPr>
      </w:pPr>
      <w:r w:rsidRPr="00A04ED4">
        <w:t>Tiempo entre periodo de lectura y siguiente donde considero que la potencia consumida se ha mantenido constante: 5s</w:t>
      </w:r>
    </w:p>
    <w:p w14:paraId="10FE2E3A" w14:textId="6AC257CE" w:rsidR="00700BDA" w:rsidRPr="00A04ED4" w:rsidRDefault="00700BDA" w:rsidP="00700BDA">
      <w:pPr>
        <w:pStyle w:val="Prrafodelista"/>
        <w:numPr>
          <w:ilvl w:val="0"/>
          <w:numId w:val="41"/>
        </w:numPr>
      </w:pPr>
      <w:r w:rsidRPr="00A04ED4">
        <w:t>Dias en media de un mes para el gasto por potencia contratada: 30 días.</w:t>
      </w:r>
    </w:p>
    <w:p w14:paraId="3CAF64D6" w14:textId="7681BDB8" w:rsidR="00700BDA" w:rsidRPr="00A04ED4" w:rsidRDefault="00700BDA" w:rsidP="00700BDA">
      <w:pPr>
        <w:pStyle w:val="Prrafodelista"/>
        <w:numPr>
          <w:ilvl w:val="0"/>
          <w:numId w:val="41"/>
        </w:numPr>
      </w:pPr>
      <w:r w:rsidRPr="00A04ED4">
        <w:t>Considero que las cargas conectadas a mi Sistema son lineales y por tanto ondas de tensión y corriente son sinoidales, no considero armónicos.</w:t>
      </w:r>
    </w:p>
    <w:p w14:paraId="6A583214" w14:textId="5E424C0C" w:rsidR="00700BDA" w:rsidRPr="00A04ED4" w:rsidRDefault="00700BDA" w:rsidP="00700BDA">
      <w:pPr>
        <w:pStyle w:val="Prrafodelista"/>
        <w:numPr>
          <w:ilvl w:val="0"/>
          <w:numId w:val="41"/>
        </w:numPr>
      </w:pPr>
      <w:r w:rsidRPr="00A04ED4">
        <w:t>Pequeño ajuste por software para corregir el error del cosfi, relacionado con los 200us de desfase entre las muestras de tensión y corriente.</w:t>
      </w:r>
    </w:p>
    <w:p w14:paraId="7472A2B5" w14:textId="23A8FAAA" w:rsidR="00E93DF4" w:rsidRPr="00A04ED4" w:rsidRDefault="00E93DF4" w:rsidP="00E93DF4">
      <w:pPr>
        <w:pStyle w:val="Prrafodelista"/>
        <w:numPr>
          <w:ilvl w:val="0"/>
          <w:numId w:val="41"/>
        </w:numPr>
      </w:pPr>
      <w:r w:rsidRPr="00A04ED4">
        <w:t>Programa que se encarga de gestionar la app móvil y los datos desde el mcu están en el mismo servidor. Lo ideal que el mcu pudiera albergar el sensado y gestión de la app.</w:t>
      </w:r>
    </w:p>
    <w:p w14:paraId="24A516C3" w14:textId="77777777" w:rsidR="00E93DF4" w:rsidRPr="00A04ED4" w:rsidRDefault="00E93DF4" w:rsidP="00E93DF4">
      <w:pPr>
        <w:pStyle w:val="Prrafodelista"/>
        <w:numPr>
          <w:ilvl w:val="0"/>
          <w:numId w:val="41"/>
        </w:numPr>
      </w:pPr>
    </w:p>
    <w:p w14:paraId="3912F2BE" w14:textId="0A2C1506" w:rsidR="00975D75" w:rsidRPr="00A04ED4" w:rsidRDefault="00975D75" w:rsidP="00975D75"/>
    <w:p w14:paraId="582F3AE1" w14:textId="1ECFFE02" w:rsidR="00975D75" w:rsidRPr="00A04ED4" w:rsidRDefault="00975D75" w:rsidP="00975D75"/>
    <w:p w14:paraId="2C5046A7" w14:textId="0023430E" w:rsidR="00975D75" w:rsidRPr="00A04ED4" w:rsidRDefault="00975D75" w:rsidP="00975D75"/>
    <w:p w14:paraId="63D02B81" w14:textId="57537838" w:rsidR="00975D75" w:rsidRPr="00A04ED4" w:rsidRDefault="00975D75" w:rsidP="00975D75"/>
    <w:p w14:paraId="3837EBC3" w14:textId="4B84E42E" w:rsidR="00975D75" w:rsidRPr="00A04ED4" w:rsidRDefault="00975D75" w:rsidP="00975D75"/>
    <w:p w14:paraId="443287D6" w14:textId="7B0E1DF7" w:rsidR="00975D75" w:rsidRPr="00A04ED4" w:rsidRDefault="00975D75" w:rsidP="00975D75"/>
    <w:p w14:paraId="67A08A02" w14:textId="34B62603" w:rsidR="00975D75" w:rsidRPr="00A04ED4" w:rsidRDefault="00975D75" w:rsidP="00975D75"/>
    <w:p w14:paraId="4ADD0C9E" w14:textId="4DB0D09E" w:rsidR="00975D75" w:rsidRPr="00A04ED4" w:rsidRDefault="00975D75" w:rsidP="00975D75"/>
    <w:p w14:paraId="134010CC" w14:textId="62F9F1BE" w:rsidR="00975D75" w:rsidRPr="00A04ED4" w:rsidRDefault="00975D75" w:rsidP="00975D75"/>
    <w:p w14:paraId="29BBF1FF" w14:textId="416CFE28" w:rsidR="00975D75" w:rsidRPr="00A04ED4" w:rsidRDefault="00975D75" w:rsidP="00975D75"/>
    <w:p w14:paraId="0D5F099E" w14:textId="0548A37D" w:rsidR="00975D75" w:rsidRPr="00A04ED4" w:rsidRDefault="00975D75" w:rsidP="00975D75"/>
    <w:p w14:paraId="4EB49DB8" w14:textId="12DF4ED4" w:rsidR="00975D75" w:rsidRPr="00A04ED4" w:rsidRDefault="00975D75" w:rsidP="00975D75"/>
    <w:p w14:paraId="1BDFC37B" w14:textId="7830AC9F" w:rsidR="00975D75" w:rsidRPr="00A04ED4" w:rsidRDefault="00975D75" w:rsidP="00975D75"/>
    <w:p w14:paraId="7E5B4E63" w14:textId="17AAE295" w:rsidR="00975D75" w:rsidRPr="00A04ED4" w:rsidRDefault="00975D75" w:rsidP="00975D75"/>
    <w:p w14:paraId="11C3214F" w14:textId="2A49BB99" w:rsidR="00975D75" w:rsidRPr="00A04ED4" w:rsidRDefault="00975D75" w:rsidP="00975D75"/>
    <w:p w14:paraId="69AE9D2B" w14:textId="0E0BCAFA" w:rsidR="00975D75" w:rsidRPr="00A04ED4" w:rsidRDefault="00975D75" w:rsidP="00975D75"/>
    <w:p w14:paraId="75767FA1" w14:textId="445F46B0" w:rsidR="00975D75" w:rsidRPr="00A04ED4" w:rsidRDefault="00975D75" w:rsidP="00975D75"/>
    <w:p w14:paraId="1627A947" w14:textId="68BFE139" w:rsidR="00975D75" w:rsidRPr="00A04ED4" w:rsidRDefault="00975D75" w:rsidP="00975D75"/>
    <w:p w14:paraId="24303B79" w14:textId="77777777" w:rsidR="00975D75" w:rsidRPr="00A04ED4" w:rsidRDefault="00975D75" w:rsidP="00975D75"/>
    <w:p w14:paraId="0938C75A" w14:textId="4731C11D" w:rsidR="00700BDA" w:rsidRPr="00A04ED4" w:rsidRDefault="00700BDA" w:rsidP="00700BDA">
      <w:pPr>
        <w:pStyle w:val="Ttulo2"/>
        <w:numPr>
          <w:ilvl w:val="1"/>
          <w:numId w:val="36"/>
        </w:numPr>
        <w:rPr>
          <w:lang w:val="es-ES"/>
        </w:rPr>
      </w:pPr>
      <w:bookmarkStart w:id="174" w:name="_Toc530480179"/>
      <w:bookmarkStart w:id="175" w:name="_Toc530679318"/>
      <w:r w:rsidRPr="00A04ED4">
        <w:rPr>
          <w:lang w:val="es-ES"/>
        </w:rPr>
        <w:t>Consideraciones para el hardware</w:t>
      </w:r>
    </w:p>
    <w:p w14:paraId="5ACA4269" w14:textId="24BEF3AC" w:rsidR="00700BDA" w:rsidRPr="00A04ED4" w:rsidRDefault="00700BDA" w:rsidP="00700BDA">
      <w:r w:rsidRPr="00A04ED4">
        <w:t>Consideraciones y características referentes al hardware:</w:t>
      </w:r>
    </w:p>
    <w:p w14:paraId="4C96D74A" w14:textId="6FB206BC" w:rsidR="00700BDA" w:rsidRPr="00A04ED4" w:rsidRDefault="00700BDA" w:rsidP="00700BDA">
      <w:pPr>
        <w:pStyle w:val="Prrafodelista"/>
        <w:numPr>
          <w:ilvl w:val="0"/>
          <w:numId w:val="41"/>
        </w:numPr>
      </w:pPr>
      <w:r w:rsidRPr="00A04ED4">
        <w:t xml:space="preserve">Uso sensores de corriente de hasta 30Arms, luego el máximo de potencia contratada </w:t>
      </w:r>
      <w:r w:rsidR="00A04ED4" w:rsidRPr="00A04ED4">
        <w:t>admisible</w:t>
      </w:r>
      <w:r w:rsidRPr="00A04ED4">
        <w:t xml:space="preserve"> sería de 7KW</w:t>
      </w:r>
      <w:r w:rsidR="00E93DF4" w:rsidRPr="00A04ED4">
        <w:t>.</w:t>
      </w:r>
    </w:p>
    <w:p w14:paraId="7E3B247F" w14:textId="445D9FC1" w:rsidR="00700BDA" w:rsidRPr="00A04ED4" w:rsidRDefault="00E93DF4" w:rsidP="00700BDA">
      <w:pPr>
        <w:pStyle w:val="Prrafodelista"/>
        <w:numPr>
          <w:ilvl w:val="0"/>
          <w:numId w:val="41"/>
        </w:numPr>
      </w:pPr>
      <w:r w:rsidRPr="00A04ED4">
        <w:t xml:space="preserve">Solo un sensor de corriente </w:t>
      </w:r>
      <w:r w:rsidRPr="00A04ED4">
        <w:sym w:font="Wingdings" w:char="F0E0"/>
      </w:r>
      <w:r w:rsidRPr="00A04ED4">
        <w:t xml:space="preserve"> circuito general </w:t>
      </w:r>
    </w:p>
    <w:p w14:paraId="56C67685" w14:textId="1E482B2A" w:rsidR="00E93DF4" w:rsidRDefault="00A04ED4" w:rsidP="00700BDA">
      <w:pPr>
        <w:pStyle w:val="Prrafodelista"/>
        <w:numPr>
          <w:ilvl w:val="0"/>
          <w:numId w:val="41"/>
        </w:numPr>
      </w:pPr>
      <w:r w:rsidRPr="00A04ED4">
        <w:t>El sensor de corriente desvirtúa la medida en torno a los 3º por ser una carga de tipo inductiva.</w:t>
      </w:r>
    </w:p>
    <w:p w14:paraId="51ACB57C" w14:textId="30B88FD2" w:rsidR="00A04ED4" w:rsidRPr="00A04ED4" w:rsidRDefault="00A04ED4" w:rsidP="00700BDA">
      <w:pPr>
        <w:pStyle w:val="Prrafodelista"/>
        <w:numPr>
          <w:ilvl w:val="0"/>
          <w:numId w:val="41"/>
        </w:numPr>
      </w:pPr>
      <w:r>
        <w:t>Igualmente ocurre con el transformador que desvirtúa la medida.</w:t>
      </w:r>
    </w:p>
    <w:p w14:paraId="7D77BE15" w14:textId="60234988" w:rsidR="00E93DF4" w:rsidRPr="00A04ED4" w:rsidRDefault="00E93DF4" w:rsidP="00E93DF4">
      <w:pPr>
        <w:pStyle w:val="Ttulo2"/>
        <w:numPr>
          <w:ilvl w:val="1"/>
          <w:numId w:val="36"/>
        </w:numPr>
        <w:rPr>
          <w:lang w:val="es-ES"/>
        </w:rPr>
      </w:pPr>
      <w:r w:rsidRPr="00A04ED4">
        <w:rPr>
          <w:lang w:val="es-ES"/>
        </w:rPr>
        <w:t>Test del sistema completo</w:t>
      </w:r>
    </w:p>
    <w:p w14:paraId="44C8D154" w14:textId="73C6B617" w:rsidR="00E93DF4" w:rsidRPr="00A04ED4" w:rsidRDefault="00E93DF4" w:rsidP="00E93DF4">
      <w:r w:rsidRPr="00A04ED4">
        <w:t>Se procede a realizer una prueba real del sistema durante un periodo de tiempo considerable (x días).</w:t>
      </w:r>
    </w:p>
    <w:p w14:paraId="2944949B" w14:textId="2291199C" w:rsidR="00E93DF4" w:rsidRPr="00A04ED4" w:rsidRDefault="00E93DF4" w:rsidP="00E93DF4">
      <w:r w:rsidRPr="00A04ED4">
        <w:t>Problemas detectados:</w:t>
      </w:r>
    </w:p>
    <w:p w14:paraId="33903CB4" w14:textId="02A47D67" w:rsidR="00E93DF4" w:rsidRPr="00A04ED4" w:rsidRDefault="00E93DF4" w:rsidP="00E93DF4">
      <w:pPr>
        <w:pStyle w:val="Prrafodelista"/>
        <w:numPr>
          <w:ilvl w:val="0"/>
          <w:numId w:val="41"/>
        </w:numPr>
      </w:pPr>
      <w:r w:rsidRPr="00A04ED4">
        <w:t xml:space="preserve">1 </w:t>
      </w:r>
      <w:ins w:id="176" w:author="Elias Marin Dominguez" w:date="2018-12-14T17:31:00Z">
        <w:r w:rsidR="00CE7042">
          <w:t>esto es nuevo</w:t>
        </w:r>
      </w:ins>
    </w:p>
    <w:p w14:paraId="309FBBFD" w14:textId="32B6DCAD" w:rsidR="00E93DF4" w:rsidRPr="00A04ED4" w:rsidRDefault="00E93DF4" w:rsidP="00E93DF4">
      <w:r w:rsidRPr="00A04ED4">
        <w:t>Avances durante ese periodo de tiempo conectado:</w:t>
      </w:r>
    </w:p>
    <w:p w14:paraId="2C3CB742" w14:textId="382A46D4" w:rsidR="00E93DF4" w:rsidRPr="00A04ED4" w:rsidRDefault="00E93DF4" w:rsidP="00E93DF4">
      <w:pPr>
        <w:pStyle w:val="Prrafodelista"/>
        <w:numPr>
          <w:ilvl w:val="0"/>
          <w:numId w:val="41"/>
        </w:numPr>
      </w:pPr>
      <w:r w:rsidRPr="00A04ED4">
        <w:t>2</w:t>
      </w:r>
      <w:ins w:id="177" w:author="Elias Marin Dominguez" w:date="2018-12-14T17:31:00Z">
        <w:r w:rsidR="00CE7042">
          <w:t xml:space="preserve"> esto también </w:t>
        </w:r>
      </w:ins>
      <w:bookmarkStart w:id="178" w:name="_GoBack"/>
      <w:bookmarkEnd w:id="178"/>
    </w:p>
    <w:p w14:paraId="3F02F670" w14:textId="77777777" w:rsidR="00E93DF4" w:rsidRPr="00A04ED4" w:rsidRDefault="00E93DF4" w:rsidP="00E93DF4"/>
    <w:p w14:paraId="15CAF7B8" w14:textId="77777777" w:rsidR="009A71A2" w:rsidRPr="00ED031A" w:rsidRDefault="00792620" w:rsidP="00B00C7B">
      <w:pPr>
        <w:pStyle w:val="Ttulo1"/>
        <w:numPr>
          <w:ilvl w:val="0"/>
          <w:numId w:val="0"/>
        </w:numPr>
      </w:pPr>
      <w:r w:rsidRPr="00ED031A">
        <w:lastRenderedPageBreak/>
        <w:t>Referenc</w:t>
      </w:r>
      <w:r w:rsidR="00850E80" w:rsidRPr="00ED031A">
        <w:t>ia</w:t>
      </w:r>
      <w:r w:rsidRPr="00ED031A">
        <w:t>s</w:t>
      </w:r>
      <w:bookmarkEnd w:id="167"/>
      <w:bookmarkEnd w:id="168"/>
      <w:bookmarkEnd w:id="169"/>
      <w:bookmarkEnd w:id="174"/>
      <w:bookmarkEnd w:id="175"/>
    </w:p>
    <w:p w14:paraId="268E025F" w14:textId="77777777" w:rsidR="009A71A2" w:rsidRPr="00ED031A" w:rsidRDefault="009A71A2" w:rsidP="00CE7DF3">
      <w:pPr>
        <w:jc w:val="right"/>
      </w:pPr>
    </w:p>
    <w:sdt>
      <w:sdtPr>
        <w:rPr>
          <w:smallCaps/>
        </w:rPr>
        <w:id w:val="1246073404"/>
        <w:docPartObj>
          <w:docPartGallery w:val="Bibliographies"/>
          <w:docPartUnique/>
        </w:docPartObj>
      </w:sdtPr>
      <w:sdtEndPr>
        <w:rPr>
          <w:smallCaps w:val="0"/>
        </w:rPr>
      </w:sdtEndPr>
      <w:sdtContent>
        <w:sdt>
          <w:sdtPr>
            <w:id w:val="111145805"/>
            <w:bibliography/>
          </w:sdtPr>
          <w:sdtEndPr/>
          <w:sdtContent>
            <w:p w14:paraId="30FDB6A7" w14:textId="77777777" w:rsidR="0006068D" w:rsidRPr="00ED031A" w:rsidRDefault="00EC33E1" w:rsidP="00E54D7D">
              <w:pPr>
                <w:rPr>
                  <w:rFonts w:asciiTheme="minorHAnsi" w:hAnsiTheme="minorHAnsi"/>
                  <w:noProof/>
                  <w:spacing w:val="0"/>
                  <w14:ligatures w14:val="none"/>
                  <w14:cntxtAlts w14:val="0"/>
                </w:rPr>
              </w:pPr>
              <w:r w:rsidRPr="00ED031A">
                <w:fldChar w:fldCharType="begin"/>
              </w:r>
              <w:r w:rsidRPr="00ED031A">
                <w:instrText>BIBLIOGRAPHY</w:instrText>
              </w:r>
              <w:r w:rsidRPr="00ED031A">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9028"/>
              </w:tblGrid>
              <w:tr w:rsidR="0006068D" w:rsidRPr="00ED031A" w14:paraId="1CD727D0" w14:textId="77777777">
                <w:trPr>
                  <w:tblCellSpacing w:w="15" w:type="dxa"/>
                </w:trPr>
                <w:tc>
                  <w:tcPr>
                    <w:tcW w:w="50" w:type="pct"/>
                    <w:hideMark/>
                  </w:tcPr>
                  <w:p w14:paraId="1054EABB" w14:textId="77777777" w:rsidR="0006068D" w:rsidRPr="00ED031A" w:rsidRDefault="0006068D">
                    <w:pPr>
                      <w:pStyle w:val="Bibliografa"/>
                      <w:rPr>
                        <w:rFonts w:eastAsiaTheme="minorEastAsia"/>
                        <w:noProof/>
                      </w:rPr>
                    </w:pPr>
                    <w:r w:rsidRPr="00ED031A">
                      <w:rPr>
                        <w:noProof/>
                      </w:rPr>
                      <w:t xml:space="preserve">[1] </w:t>
                    </w:r>
                  </w:p>
                </w:tc>
                <w:tc>
                  <w:tcPr>
                    <w:tcW w:w="0" w:type="auto"/>
                    <w:hideMark/>
                  </w:tcPr>
                  <w:p w14:paraId="24BDB50B" w14:textId="77777777" w:rsidR="0006068D" w:rsidRPr="00ED031A" w:rsidRDefault="0006068D">
                    <w:pPr>
                      <w:pStyle w:val="Bibliografa"/>
                      <w:rPr>
                        <w:rFonts w:eastAsiaTheme="minorEastAsia"/>
                        <w:noProof/>
                      </w:rPr>
                    </w:pPr>
                    <w:r w:rsidRPr="00ED031A">
                      <w:rPr>
                        <w:noProof/>
                      </w:rPr>
                      <w:t xml:space="preserve">Autor, «Este es el ejemplo de una cita,» </w:t>
                    </w:r>
                    <w:r w:rsidRPr="00ED031A">
                      <w:rPr>
                        <w:i/>
                        <w:iCs/>
                        <w:noProof/>
                      </w:rPr>
                      <w:t xml:space="preserve">Tesis Doctoral, </w:t>
                    </w:r>
                    <w:r w:rsidRPr="00ED031A">
                      <w:rPr>
                        <w:noProof/>
                      </w:rPr>
                      <w:t xml:space="preserve">vol. 2, nº 13, 2012. </w:t>
                    </w:r>
                  </w:p>
                </w:tc>
              </w:tr>
              <w:tr w:rsidR="0006068D" w:rsidRPr="00ED031A" w14:paraId="3BDA0C0E" w14:textId="77777777">
                <w:trPr>
                  <w:tblCellSpacing w:w="15" w:type="dxa"/>
                </w:trPr>
                <w:tc>
                  <w:tcPr>
                    <w:tcW w:w="50" w:type="pct"/>
                    <w:hideMark/>
                  </w:tcPr>
                  <w:p w14:paraId="051F0E9D" w14:textId="77777777" w:rsidR="0006068D" w:rsidRPr="00ED031A" w:rsidRDefault="0006068D">
                    <w:pPr>
                      <w:pStyle w:val="Bibliografa"/>
                      <w:rPr>
                        <w:rFonts w:eastAsiaTheme="minorEastAsia"/>
                        <w:noProof/>
                      </w:rPr>
                    </w:pPr>
                    <w:r w:rsidRPr="00ED031A">
                      <w:rPr>
                        <w:noProof/>
                      </w:rPr>
                      <w:t xml:space="preserve">[2] </w:t>
                    </w:r>
                  </w:p>
                </w:tc>
                <w:tc>
                  <w:tcPr>
                    <w:tcW w:w="0" w:type="auto"/>
                    <w:hideMark/>
                  </w:tcPr>
                  <w:p w14:paraId="13804B6B" w14:textId="77777777" w:rsidR="0006068D" w:rsidRPr="00ED031A" w:rsidRDefault="0006068D">
                    <w:pPr>
                      <w:pStyle w:val="Bibliografa"/>
                      <w:rPr>
                        <w:rFonts w:eastAsiaTheme="minorEastAsia"/>
                        <w:noProof/>
                      </w:rPr>
                    </w:pPr>
                    <w:r w:rsidRPr="00ED031A">
                      <w:rPr>
                        <w:noProof/>
                      </w:rPr>
                      <w:t xml:space="preserve">O. Autor, «Otra cita distinta,» </w:t>
                    </w:r>
                    <w:r w:rsidRPr="00ED031A">
                      <w:rPr>
                        <w:i/>
                        <w:iCs/>
                        <w:noProof/>
                      </w:rPr>
                      <w:t xml:space="preserve">revista, </w:t>
                    </w:r>
                    <w:r w:rsidRPr="00ED031A">
                      <w:rPr>
                        <w:noProof/>
                      </w:rPr>
                      <w:t xml:space="preserve">p. 12, 2001. </w:t>
                    </w:r>
                  </w:p>
                </w:tc>
              </w:tr>
            </w:tbl>
            <w:p w14:paraId="370D5A2A" w14:textId="77777777" w:rsidR="0006068D" w:rsidRPr="00ED031A" w:rsidRDefault="0006068D">
              <w:pPr>
                <w:rPr>
                  <w:rFonts w:eastAsia="Times New Roman"/>
                  <w:noProof/>
                </w:rPr>
              </w:pPr>
            </w:p>
            <w:p w14:paraId="40997170" w14:textId="77777777" w:rsidR="000454D8" w:rsidRDefault="00EC33E1" w:rsidP="00E54D7D">
              <w:pPr>
                <w:rPr>
                  <w:b/>
                  <w:bCs/>
                </w:rPr>
              </w:pPr>
              <w:r w:rsidRPr="00ED031A">
                <w:rPr>
                  <w:b/>
                  <w:bCs/>
                </w:rPr>
                <w:fldChar w:fldCharType="end"/>
              </w:r>
            </w:p>
            <w:p w14:paraId="2CE2C82E" w14:textId="77777777" w:rsidR="000454D8" w:rsidRDefault="000454D8" w:rsidP="00E54D7D">
              <w:pPr>
                <w:rPr>
                  <w:b/>
                  <w:bCs/>
                </w:rPr>
              </w:pPr>
            </w:p>
            <w:p w14:paraId="132650F9" w14:textId="77777777" w:rsidR="000454D8" w:rsidRDefault="000454D8" w:rsidP="00E54D7D">
              <w:pPr>
                <w:rPr>
                  <w:b/>
                  <w:bCs/>
                </w:rPr>
              </w:pPr>
            </w:p>
            <w:p w14:paraId="3FFD2624" w14:textId="77777777" w:rsidR="000454D8" w:rsidRDefault="000454D8" w:rsidP="00E54D7D">
              <w:pPr>
                <w:rPr>
                  <w:b/>
                  <w:bCs/>
                </w:rPr>
              </w:pPr>
            </w:p>
            <w:p w14:paraId="6DAD0A11" w14:textId="77777777" w:rsidR="000454D8" w:rsidRDefault="000454D8" w:rsidP="00E54D7D">
              <w:pPr>
                <w:rPr>
                  <w:b/>
                  <w:bCs/>
                </w:rPr>
              </w:pPr>
            </w:p>
            <w:p w14:paraId="226829F6" w14:textId="77777777" w:rsidR="000454D8" w:rsidRDefault="000454D8" w:rsidP="00E54D7D">
              <w:pPr>
                <w:rPr>
                  <w:b/>
                  <w:bCs/>
                </w:rPr>
              </w:pPr>
            </w:p>
            <w:p w14:paraId="111E788B" w14:textId="77777777" w:rsidR="000454D8" w:rsidRDefault="000454D8" w:rsidP="00E54D7D">
              <w:pPr>
                <w:rPr>
                  <w:b/>
                  <w:bCs/>
                </w:rPr>
              </w:pPr>
            </w:p>
            <w:p w14:paraId="59032C7C" w14:textId="77777777" w:rsidR="000454D8" w:rsidRDefault="000454D8" w:rsidP="00E54D7D">
              <w:pPr>
                <w:rPr>
                  <w:b/>
                  <w:bCs/>
                </w:rPr>
              </w:pPr>
            </w:p>
            <w:p w14:paraId="69CE6F87" w14:textId="77777777" w:rsidR="000454D8" w:rsidRDefault="000454D8" w:rsidP="00E54D7D">
              <w:pPr>
                <w:rPr>
                  <w:b/>
                  <w:bCs/>
                </w:rPr>
              </w:pPr>
            </w:p>
            <w:p w14:paraId="2F99901F" w14:textId="77777777" w:rsidR="000454D8" w:rsidRDefault="000454D8" w:rsidP="00E54D7D">
              <w:pPr>
                <w:rPr>
                  <w:b/>
                  <w:bCs/>
                </w:rPr>
              </w:pPr>
            </w:p>
            <w:p w14:paraId="313AB554" w14:textId="77777777" w:rsidR="000454D8" w:rsidRDefault="000454D8" w:rsidP="00E54D7D">
              <w:pPr>
                <w:rPr>
                  <w:b/>
                  <w:bCs/>
                </w:rPr>
              </w:pPr>
            </w:p>
            <w:p w14:paraId="344B169B" w14:textId="77777777" w:rsidR="000454D8" w:rsidRDefault="000454D8" w:rsidP="00E54D7D">
              <w:pPr>
                <w:rPr>
                  <w:b/>
                  <w:bCs/>
                </w:rPr>
              </w:pPr>
            </w:p>
            <w:p w14:paraId="3FAF0FE6" w14:textId="77777777" w:rsidR="000454D8" w:rsidRDefault="000454D8" w:rsidP="00E54D7D">
              <w:pPr>
                <w:rPr>
                  <w:b/>
                  <w:bCs/>
                </w:rPr>
              </w:pPr>
            </w:p>
            <w:p w14:paraId="3A01D15B" w14:textId="77777777" w:rsidR="000454D8" w:rsidRDefault="000454D8" w:rsidP="00E54D7D">
              <w:pPr>
                <w:rPr>
                  <w:b/>
                  <w:bCs/>
                </w:rPr>
              </w:pPr>
            </w:p>
            <w:p w14:paraId="72C971FD" w14:textId="77777777" w:rsidR="000454D8" w:rsidRDefault="000454D8" w:rsidP="00E54D7D">
              <w:pPr>
                <w:rPr>
                  <w:b/>
                  <w:bCs/>
                </w:rPr>
              </w:pPr>
            </w:p>
            <w:p w14:paraId="3526E043" w14:textId="77777777" w:rsidR="000454D8" w:rsidRDefault="000454D8" w:rsidP="00E54D7D">
              <w:pPr>
                <w:rPr>
                  <w:b/>
                  <w:bCs/>
                </w:rPr>
              </w:pPr>
            </w:p>
            <w:p w14:paraId="2F762CCD" w14:textId="77777777" w:rsidR="000454D8" w:rsidRDefault="000454D8" w:rsidP="00E54D7D">
              <w:pPr>
                <w:rPr>
                  <w:b/>
                  <w:bCs/>
                </w:rPr>
              </w:pPr>
            </w:p>
            <w:p w14:paraId="63A192BB" w14:textId="77777777" w:rsidR="000454D8" w:rsidRDefault="000454D8" w:rsidP="00E54D7D">
              <w:pPr>
                <w:rPr>
                  <w:b/>
                  <w:bCs/>
                </w:rPr>
              </w:pPr>
            </w:p>
            <w:p w14:paraId="4886FD1B" w14:textId="77777777" w:rsidR="000454D8" w:rsidRDefault="000454D8" w:rsidP="00E54D7D">
              <w:pPr>
                <w:rPr>
                  <w:b/>
                  <w:bCs/>
                </w:rPr>
              </w:pPr>
            </w:p>
            <w:p w14:paraId="7DA8C13B" w14:textId="77777777" w:rsidR="000454D8" w:rsidRDefault="000454D8" w:rsidP="00E54D7D">
              <w:pPr>
                <w:rPr>
                  <w:b/>
                  <w:bCs/>
                </w:rPr>
              </w:pPr>
            </w:p>
            <w:p w14:paraId="4E09FF20" w14:textId="77777777" w:rsidR="000454D8" w:rsidRDefault="000454D8" w:rsidP="00E54D7D">
              <w:pPr>
                <w:rPr>
                  <w:b/>
                  <w:bCs/>
                </w:rPr>
              </w:pPr>
            </w:p>
            <w:p w14:paraId="708D50DA" w14:textId="77777777" w:rsidR="000454D8" w:rsidRDefault="000454D8" w:rsidP="00E54D7D">
              <w:pPr>
                <w:rPr>
                  <w:b/>
                  <w:bCs/>
                </w:rPr>
              </w:pPr>
            </w:p>
            <w:p w14:paraId="7863C06A" w14:textId="77777777" w:rsidR="000454D8" w:rsidRDefault="000454D8" w:rsidP="00E54D7D">
              <w:pPr>
                <w:rPr>
                  <w:b/>
                  <w:bCs/>
                </w:rPr>
              </w:pPr>
            </w:p>
            <w:p w14:paraId="25D9A137" w14:textId="77777777" w:rsidR="000454D8" w:rsidRDefault="000454D8" w:rsidP="00E54D7D">
              <w:pPr>
                <w:rPr>
                  <w:b/>
                  <w:bCs/>
                </w:rPr>
              </w:pPr>
            </w:p>
            <w:p w14:paraId="290A7474" w14:textId="77777777" w:rsidR="000454D8" w:rsidRDefault="000454D8" w:rsidP="00E54D7D">
              <w:pPr>
                <w:rPr>
                  <w:b/>
                  <w:bCs/>
                </w:rPr>
              </w:pPr>
            </w:p>
            <w:p w14:paraId="112245D5" w14:textId="77777777" w:rsidR="000454D8" w:rsidRDefault="000454D8" w:rsidP="00E54D7D">
              <w:pPr>
                <w:rPr>
                  <w:b/>
                  <w:bCs/>
                </w:rPr>
              </w:pPr>
            </w:p>
            <w:p w14:paraId="6ADDBEFD" w14:textId="77777777" w:rsidR="000454D8" w:rsidRDefault="000454D8" w:rsidP="00E54D7D">
              <w:pPr>
                <w:rPr>
                  <w:b/>
                  <w:bCs/>
                </w:rPr>
              </w:pPr>
            </w:p>
            <w:p w14:paraId="26FBCF61" w14:textId="10B3A250" w:rsidR="00AD710D" w:rsidRPr="00AD710D" w:rsidRDefault="00E50419" w:rsidP="00AD710D"/>
          </w:sdtContent>
        </w:sdt>
      </w:sdtContent>
    </w:sdt>
    <w:bookmarkStart w:id="179" w:name="_Toc345079976" w:displacedByCustomXml="prev"/>
    <w:bookmarkStart w:id="180" w:name="_Toc229935398" w:displacedByCustomXml="prev"/>
    <w:bookmarkStart w:id="181" w:name="_Toc229935590" w:displacedByCustomXml="prev"/>
    <w:p w14:paraId="3C081173" w14:textId="77777777" w:rsidR="009C7E85" w:rsidRPr="00ED031A" w:rsidRDefault="00850E80" w:rsidP="0018156B">
      <w:pPr>
        <w:pStyle w:val="Ttulo1"/>
        <w:numPr>
          <w:ilvl w:val="0"/>
          <w:numId w:val="0"/>
        </w:numPr>
        <w:rPr>
          <w:rStyle w:val="Ttulo1Car"/>
          <w:b/>
          <w:smallCaps/>
        </w:rPr>
      </w:pPr>
      <w:bookmarkStart w:id="182" w:name="_Toc345079977"/>
      <w:bookmarkStart w:id="183" w:name="_Toc229935399"/>
      <w:bookmarkStart w:id="184" w:name="_Toc229935591"/>
      <w:bookmarkStart w:id="185" w:name="_Toc530480180"/>
      <w:bookmarkStart w:id="186" w:name="_Toc530679319"/>
      <w:bookmarkEnd w:id="181"/>
      <w:bookmarkEnd w:id="180"/>
      <w:bookmarkEnd w:id="179"/>
      <w:r w:rsidRPr="00ED031A">
        <w:rPr>
          <w:rStyle w:val="Ttulo1Car"/>
          <w:b/>
          <w:smallCaps/>
        </w:rPr>
        <w:lastRenderedPageBreak/>
        <w:t>Índice de Conceptos</w:t>
      </w:r>
      <w:bookmarkEnd w:id="182"/>
      <w:bookmarkEnd w:id="183"/>
      <w:bookmarkEnd w:id="184"/>
      <w:bookmarkEnd w:id="185"/>
      <w:bookmarkEnd w:id="186"/>
    </w:p>
    <w:p w14:paraId="1C9249F6" w14:textId="77777777" w:rsidR="00AF7A7E" w:rsidRPr="00ED031A" w:rsidRDefault="00AF7A7E" w:rsidP="00AF7A7E">
      <w:pPr>
        <w:rPr>
          <w:lang w:eastAsia="es-ES"/>
        </w:rPr>
      </w:pPr>
    </w:p>
    <w:p w14:paraId="332C2C66" w14:textId="77777777" w:rsidR="00AF7A7E" w:rsidRPr="00ED031A" w:rsidRDefault="00AF7A7E" w:rsidP="00AF7A7E">
      <w:pPr>
        <w:rPr>
          <w:lang w:eastAsia="es-ES"/>
        </w:rPr>
      </w:pPr>
    </w:p>
    <w:p w14:paraId="3C84AC8F" w14:textId="46EEB182" w:rsidR="0006068D" w:rsidRPr="00ED031A" w:rsidRDefault="00BD6558" w:rsidP="00FE1B77">
      <w:pPr>
        <w:ind w:left="708" w:hanging="708"/>
        <w:rPr>
          <w:noProof/>
        </w:rPr>
      </w:pPr>
      <w:r w:rsidRPr="00ED031A">
        <w:rPr>
          <w:i/>
        </w:rPr>
        <w:fldChar w:fldCharType="begin"/>
      </w:r>
      <w:r w:rsidRPr="00ED031A">
        <w:rPr>
          <w:i/>
        </w:rPr>
        <w:instrText xml:space="preserve"> INDEX \e "</w:instrText>
      </w:r>
      <w:r w:rsidRPr="00ED031A">
        <w:rPr>
          <w:i/>
        </w:rPr>
        <w:tab/>
        <w:instrText xml:space="preserve">" \c "2" \z "2057" </w:instrText>
      </w:r>
      <w:r w:rsidRPr="00ED031A">
        <w:rPr>
          <w:i/>
        </w:rPr>
        <w:fldChar w:fldCharType="separate"/>
      </w:r>
    </w:p>
    <w:p w14:paraId="48DCB5DA" w14:textId="77777777" w:rsidR="0006068D" w:rsidRPr="00ED031A" w:rsidRDefault="0006068D">
      <w:pPr>
        <w:pStyle w:val="ndice1"/>
        <w:tabs>
          <w:tab w:val="right" w:leader="dot" w:pos="3032"/>
        </w:tabs>
        <w:rPr>
          <w:noProof/>
        </w:rPr>
      </w:pPr>
      <w:r w:rsidRPr="00ED031A">
        <w:rPr>
          <w:noProof/>
        </w:rPr>
        <w:t>conceptos</w:t>
      </w:r>
      <w:r w:rsidRPr="00ED031A">
        <w:rPr>
          <w:noProof/>
        </w:rPr>
        <w:tab/>
        <w:t>9</w:t>
      </w:r>
    </w:p>
    <w:p w14:paraId="00F1DD19" w14:textId="2E0DA224" w:rsidR="00FE1B77" w:rsidRPr="00ED031A" w:rsidRDefault="00FE1B77" w:rsidP="00FE1B77"/>
    <w:p w14:paraId="6CB9F220" w14:textId="5D3FD6B3" w:rsidR="0018156B" w:rsidRDefault="00BD6558" w:rsidP="00FE1B77">
      <w:pPr>
        <w:ind w:left="708" w:hanging="708"/>
        <w:rPr>
          <w:i/>
        </w:rPr>
      </w:pPr>
      <w:r w:rsidRPr="00ED031A">
        <w:rPr>
          <w:i/>
        </w:rPr>
        <w:fldChar w:fldCharType="end"/>
      </w:r>
      <w:bookmarkEnd w:id="37"/>
    </w:p>
    <w:p w14:paraId="78B1F0F5" w14:textId="77777777" w:rsidR="000C491C" w:rsidRDefault="000C491C" w:rsidP="00FE1B77">
      <w:pPr>
        <w:ind w:left="708" w:hanging="708"/>
        <w:rPr>
          <w:i/>
        </w:rPr>
      </w:pPr>
    </w:p>
    <w:p w14:paraId="6A35C6EC" w14:textId="77777777" w:rsidR="000C491C" w:rsidRDefault="000C491C" w:rsidP="00FE1B77">
      <w:pPr>
        <w:ind w:left="708" w:hanging="708"/>
        <w:rPr>
          <w:i/>
        </w:rPr>
      </w:pPr>
    </w:p>
    <w:p w14:paraId="2C1D3ADB" w14:textId="77777777" w:rsidR="000C491C" w:rsidRDefault="000C491C" w:rsidP="00FE1B77">
      <w:pPr>
        <w:ind w:left="708" w:hanging="708"/>
        <w:rPr>
          <w:i/>
        </w:rPr>
      </w:pPr>
    </w:p>
    <w:p w14:paraId="7867A558" w14:textId="77777777" w:rsidR="000C491C" w:rsidRDefault="000C491C" w:rsidP="00FE1B77">
      <w:pPr>
        <w:ind w:left="708" w:hanging="708"/>
        <w:rPr>
          <w:i/>
        </w:rPr>
      </w:pPr>
    </w:p>
    <w:p w14:paraId="3B3F0D3E" w14:textId="77777777" w:rsidR="000C491C" w:rsidRDefault="000C491C" w:rsidP="00FE1B77">
      <w:pPr>
        <w:ind w:left="708" w:hanging="708"/>
        <w:rPr>
          <w:i/>
        </w:rPr>
      </w:pPr>
    </w:p>
    <w:p w14:paraId="1069000D" w14:textId="77777777" w:rsidR="000C491C" w:rsidRDefault="000C491C" w:rsidP="00FE1B77">
      <w:pPr>
        <w:ind w:left="708" w:hanging="708"/>
        <w:rPr>
          <w:i/>
        </w:rPr>
      </w:pPr>
    </w:p>
    <w:p w14:paraId="199F3216" w14:textId="77777777" w:rsidR="000C491C" w:rsidRDefault="000C491C" w:rsidP="00FE1B77">
      <w:pPr>
        <w:ind w:left="708" w:hanging="708"/>
        <w:rPr>
          <w:i/>
        </w:rPr>
      </w:pPr>
    </w:p>
    <w:p w14:paraId="0B512979" w14:textId="77777777" w:rsidR="000C491C" w:rsidRDefault="000C491C" w:rsidP="00FE1B77">
      <w:pPr>
        <w:ind w:left="708" w:hanging="708"/>
        <w:rPr>
          <w:i/>
        </w:rPr>
      </w:pPr>
    </w:p>
    <w:p w14:paraId="43B0B244" w14:textId="77777777" w:rsidR="000C491C" w:rsidRDefault="000C491C" w:rsidP="00FE1B77">
      <w:pPr>
        <w:ind w:left="708" w:hanging="708"/>
        <w:rPr>
          <w:i/>
        </w:rPr>
      </w:pPr>
    </w:p>
    <w:p w14:paraId="6CB3B417" w14:textId="77777777" w:rsidR="000C491C" w:rsidRDefault="000C491C" w:rsidP="00FE1B77">
      <w:pPr>
        <w:ind w:left="708" w:hanging="708"/>
        <w:rPr>
          <w:i/>
        </w:rPr>
      </w:pPr>
    </w:p>
    <w:p w14:paraId="4510CAF2" w14:textId="77777777" w:rsidR="000C491C" w:rsidRDefault="000C491C" w:rsidP="00FE1B77">
      <w:pPr>
        <w:ind w:left="708" w:hanging="708"/>
        <w:rPr>
          <w:i/>
        </w:rPr>
      </w:pPr>
    </w:p>
    <w:p w14:paraId="304671AB" w14:textId="77777777" w:rsidR="000C491C" w:rsidRDefault="000C491C" w:rsidP="00FE1B77">
      <w:pPr>
        <w:ind w:left="708" w:hanging="708"/>
        <w:rPr>
          <w:i/>
        </w:rPr>
      </w:pPr>
    </w:p>
    <w:p w14:paraId="1983791A" w14:textId="77777777" w:rsidR="000C491C" w:rsidRDefault="000C491C" w:rsidP="00FE1B77">
      <w:pPr>
        <w:ind w:left="708" w:hanging="708"/>
        <w:rPr>
          <w:i/>
        </w:rPr>
      </w:pPr>
    </w:p>
    <w:p w14:paraId="63C994F6" w14:textId="77777777" w:rsidR="000C491C" w:rsidRDefault="000C491C" w:rsidP="00FE1B77">
      <w:pPr>
        <w:ind w:left="708" w:hanging="708"/>
        <w:rPr>
          <w:i/>
        </w:rPr>
      </w:pPr>
    </w:p>
    <w:p w14:paraId="47649C40" w14:textId="77777777" w:rsidR="000C491C" w:rsidRDefault="000C491C" w:rsidP="00FE1B77">
      <w:pPr>
        <w:ind w:left="708" w:hanging="708"/>
        <w:rPr>
          <w:i/>
        </w:rPr>
      </w:pPr>
    </w:p>
    <w:p w14:paraId="79CB18E4" w14:textId="77777777" w:rsidR="000C491C" w:rsidRDefault="000C491C" w:rsidP="00FE1B77">
      <w:pPr>
        <w:ind w:left="708" w:hanging="708"/>
        <w:rPr>
          <w:i/>
        </w:rPr>
      </w:pPr>
    </w:p>
    <w:p w14:paraId="7F86D444" w14:textId="77777777" w:rsidR="000C491C" w:rsidRDefault="000C491C" w:rsidP="00FE1B77">
      <w:pPr>
        <w:ind w:left="708" w:hanging="708"/>
        <w:rPr>
          <w:i/>
        </w:rPr>
      </w:pPr>
    </w:p>
    <w:p w14:paraId="728A3534" w14:textId="77777777" w:rsidR="000C491C" w:rsidRDefault="000C491C" w:rsidP="00FE1B77">
      <w:pPr>
        <w:ind w:left="708" w:hanging="708"/>
        <w:rPr>
          <w:i/>
        </w:rPr>
      </w:pPr>
    </w:p>
    <w:p w14:paraId="3B27F983" w14:textId="77777777" w:rsidR="000C491C" w:rsidRDefault="000C491C" w:rsidP="00FE1B77">
      <w:pPr>
        <w:ind w:left="708" w:hanging="708"/>
        <w:rPr>
          <w:i/>
        </w:rPr>
      </w:pPr>
    </w:p>
    <w:p w14:paraId="079BE68B" w14:textId="77777777" w:rsidR="000C491C" w:rsidRDefault="000C491C" w:rsidP="00FE1B77">
      <w:pPr>
        <w:ind w:left="708" w:hanging="708"/>
        <w:rPr>
          <w:i/>
        </w:rPr>
      </w:pPr>
    </w:p>
    <w:p w14:paraId="02E80EB5" w14:textId="77777777" w:rsidR="000C491C" w:rsidRDefault="000C491C" w:rsidP="00FE1B77">
      <w:pPr>
        <w:ind w:left="708" w:hanging="708"/>
        <w:rPr>
          <w:i/>
        </w:rPr>
      </w:pPr>
    </w:p>
    <w:p w14:paraId="1B88EFAD" w14:textId="77777777" w:rsidR="000C491C" w:rsidRDefault="000C491C" w:rsidP="00FE1B77">
      <w:pPr>
        <w:ind w:left="708" w:hanging="708"/>
        <w:rPr>
          <w:i/>
        </w:rPr>
      </w:pPr>
    </w:p>
    <w:p w14:paraId="1BD1F2CC" w14:textId="77777777" w:rsidR="000C491C" w:rsidRDefault="000C491C" w:rsidP="000C491C">
      <w:pPr>
        <w:rPr>
          <w:i/>
        </w:rPr>
      </w:pPr>
    </w:p>
    <w:p w14:paraId="3C080F0C" w14:textId="77777777" w:rsidR="000C491C" w:rsidRDefault="000C491C" w:rsidP="000C491C">
      <w:pPr>
        <w:rPr>
          <w:i/>
        </w:rPr>
      </w:pPr>
    </w:p>
    <w:p w14:paraId="1C361A53" w14:textId="77777777" w:rsidR="000C491C" w:rsidRDefault="000C491C" w:rsidP="000C491C">
      <w:pPr>
        <w:rPr>
          <w:i/>
        </w:rPr>
      </w:pPr>
    </w:p>
    <w:p w14:paraId="2F163147" w14:textId="77777777" w:rsidR="000C491C" w:rsidRDefault="000C491C" w:rsidP="000C491C">
      <w:pPr>
        <w:rPr>
          <w:i/>
        </w:rPr>
      </w:pPr>
    </w:p>
    <w:p w14:paraId="605C3A4C" w14:textId="77777777" w:rsidR="000C491C" w:rsidRDefault="000C491C" w:rsidP="00FE1B77">
      <w:pPr>
        <w:ind w:left="708" w:hanging="708"/>
        <w:rPr>
          <w:i/>
        </w:rPr>
      </w:pPr>
    </w:p>
    <w:p w14:paraId="4D356CAC" w14:textId="77777777" w:rsidR="000C491C" w:rsidRDefault="000C491C" w:rsidP="00FE1B77">
      <w:pPr>
        <w:ind w:left="708" w:hanging="708"/>
        <w:rPr>
          <w:i/>
        </w:rPr>
      </w:pPr>
    </w:p>
    <w:p w14:paraId="644C871E" w14:textId="77777777" w:rsidR="000454D8" w:rsidRDefault="000454D8" w:rsidP="00FE1B77">
      <w:pPr>
        <w:ind w:left="708" w:hanging="708"/>
        <w:rPr>
          <w:i/>
        </w:rPr>
      </w:pPr>
    </w:p>
    <w:p w14:paraId="66E871AC" w14:textId="77777777" w:rsidR="000454D8" w:rsidRDefault="000454D8" w:rsidP="00FE1B77">
      <w:pPr>
        <w:ind w:left="708" w:hanging="708"/>
        <w:rPr>
          <w:i/>
        </w:rPr>
      </w:pPr>
    </w:p>
    <w:p w14:paraId="7E5DC346" w14:textId="77777777" w:rsidR="000454D8" w:rsidRDefault="000454D8" w:rsidP="00FE1B77">
      <w:pPr>
        <w:ind w:left="708" w:hanging="708"/>
        <w:rPr>
          <w:i/>
        </w:rPr>
      </w:pPr>
    </w:p>
    <w:p w14:paraId="6E1954EE" w14:textId="77777777" w:rsidR="000454D8" w:rsidRDefault="000454D8" w:rsidP="00FE1B77">
      <w:pPr>
        <w:ind w:left="708" w:hanging="708"/>
        <w:rPr>
          <w:i/>
        </w:rPr>
      </w:pPr>
    </w:p>
    <w:p w14:paraId="5CDC1C14" w14:textId="77777777" w:rsidR="000454D8" w:rsidRDefault="000454D8" w:rsidP="00FE1B77">
      <w:pPr>
        <w:ind w:left="708" w:hanging="708"/>
        <w:rPr>
          <w:i/>
        </w:rPr>
      </w:pPr>
    </w:p>
    <w:p w14:paraId="032E2195" w14:textId="77777777" w:rsidR="000454D8" w:rsidRDefault="000454D8" w:rsidP="00FE1B77">
      <w:pPr>
        <w:ind w:left="708" w:hanging="708"/>
        <w:rPr>
          <w:i/>
        </w:rPr>
      </w:pPr>
    </w:p>
    <w:p w14:paraId="1BCAFD57" w14:textId="77777777" w:rsidR="000454D8" w:rsidRDefault="000454D8" w:rsidP="00FE1B77">
      <w:pPr>
        <w:ind w:left="708" w:hanging="708"/>
        <w:rPr>
          <w:i/>
        </w:rPr>
      </w:pPr>
    </w:p>
    <w:p w14:paraId="5565AC87" w14:textId="77777777" w:rsidR="000454D8" w:rsidRDefault="000454D8" w:rsidP="00FE1B77">
      <w:pPr>
        <w:ind w:left="708" w:hanging="708"/>
        <w:rPr>
          <w:i/>
        </w:rPr>
      </w:pPr>
    </w:p>
    <w:p w14:paraId="3898912F" w14:textId="77777777" w:rsidR="000454D8" w:rsidRDefault="000454D8" w:rsidP="00FE1B77">
      <w:pPr>
        <w:ind w:left="708" w:hanging="708"/>
        <w:rPr>
          <w:i/>
        </w:rPr>
      </w:pPr>
    </w:p>
    <w:p w14:paraId="50067F41" w14:textId="77777777" w:rsidR="000454D8" w:rsidRDefault="000454D8" w:rsidP="00FE1B77">
      <w:pPr>
        <w:ind w:left="708" w:hanging="708"/>
        <w:rPr>
          <w:i/>
        </w:rPr>
      </w:pPr>
    </w:p>
    <w:p w14:paraId="244CCFE2" w14:textId="77777777" w:rsidR="000454D8" w:rsidRDefault="000454D8" w:rsidP="00FE1B77">
      <w:pPr>
        <w:ind w:left="708" w:hanging="708"/>
        <w:rPr>
          <w:i/>
        </w:rPr>
      </w:pPr>
    </w:p>
    <w:p w14:paraId="31CFE0D4" w14:textId="77777777" w:rsidR="000454D8" w:rsidRDefault="000454D8" w:rsidP="00FE1B77">
      <w:pPr>
        <w:ind w:left="708" w:hanging="708"/>
        <w:rPr>
          <w:i/>
        </w:rPr>
      </w:pPr>
    </w:p>
    <w:p w14:paraId="0EF0E2AF" w14:textId="77777777" w:rsidR="000454D8" w:rsidRDefault="000454D8" w:rsidP="00FE1B77">
      <w:pPr>
        <w:ind w:left="708" w:hanging="708"/>
        <w:rPr>
          <w:i/>
        </w:rPr>
      </w:pPr>
    </w:p>
    <w:p w14:paraId="4A3519DB" w14:textId="77777777" w:rsidR="000454D8" w:rsidRDefault="000454D8" w:rsidP="00FE1B77">
      <w:pPr>
        <w:ind w:left="708" w:hanging="708"/>
        <w:rPr>
          <w:i/>
        </w:rPr>
      </w:pPr>
    </w:p>
    <w:p w14:paraId="722DCEEE" w14:textId="77777777" w:rsidR="000454D8" w:rsidRDefault="000454D8" w:rsidP="00FE1B77">
      <w:pPr>
        <w:ind w:left="708" w:hanging="708"/>
        <w:rPr>
          <w:i/>
        </w:rPr>
      </w:pPr>
    </w:p>
    <w:p w14:paraId="626881A3" w14:textId="77777777" w:rsidR="000454D8" w:rsidRDefault="000454D8" w:rsidP="00FE1B77">
      <w:pPr>
        <w:ind w:left="708" w:hanging="708"/>
        <w:rPr>
          <w:i/>
        </w:rPr>
      </w:pPr>
    </w:p>
    <w:p w14:paraId="5E4229BF" w14:textId="77777777" w:rsidR="000454D8" w:rsidRDefault="000454D8" w:rsidP="00FE1B77">
      <w:pPr>
        <w:ind w:left="708" w:hanging="708"/>
        <w:rPr>
          <w:i/>
        </w:rPr>
      </w:pPr>
    </w:p>
    <w:p w14:paraId="2B4874EE" w14:textId="77777777" w:rsidR="000454D8" w:rsidRDefault="000454D8" w:rsidP="00FE1B77">
      <w:pPr>
        <w:ind w:left="708" w:hanging="708"/>
        <w:rPr>
          <w:i/>
        </w:rPr>
      </w:pPr>
    </w:p>
    <w:p w14:paraId="15BAA18F" w14:textId="77777777" w:rsidR="000454D8" w:rsidRDefault="000454D8" w:rsidP="00FE1B77">
      <w:pPr>
        <w:ind w:left="708" w:hanging="708"/>
        <w:rPr>
          <w:i/>
        </w:rPr>
      </w:pPr>
    </w:p>
    <w:p w14:paraId="33D4AF49" w14:textId="77777777" w:rsidR="000454D8" w:rsidRDefault="000454D8" w:rsidP="00FE1B77">
      <w:pPr>
        <w:ind w:left="708" w:hanging="708"/>
        <w:rPr>
          <w:i/>
        </w:rPr>
      </w:pPr>
    </w:p>
    <w:p w14:paraId="0155502D" w14:textId="77777777" w:rsidR="000454D8" w:rsidRDefault="000454D8" w:rsidP="00FE1B77">
      <w:pPr>
        <w:ind w:left="708" w:hanging="708"/>
        <w:rPr>
          <w:i/>
        </w:rPr>
      </w:pPr>
    </w:p>
    <w:p w14:paraId="40F17ADB" w14:textId="77777777" w:rsidR="000454D8" w:rsidRDefault="000454D8" w:rsidP="00FE1B77">
      <w:pPr>
        <w:ind w:left="708" w:hanging="708"/>
        <w:rPr>
          <w:i/>
        </w:rPr>
      </w:pPr>
    </w:p>
    <w:p w14:paraId="0B02F95B" w14:textId="77777777" w:rsidR="000454D8" w:rsidRDefault="000454D8" w:rsidP="00FE1B77">
      <w:pPr>
        <w:ind w:left="708" w:hanging="708"/>
        <w:rPr>
          <w:i/>
        </w:rPr>
      </w:pPr>
    </w:p>
    <w:p w14:paraId="0C24D62D" w14:textId="77777777" w:rsidR="000454D8" w:rsidRDefault="000454D8" w:rsidP="00FE1B77">
      <w:pPr>
        <w:ind w:left="708" w:hanging="708"/>
        <w:rPr>
          <w:i/>
        </w:rPr>
      </w:pPr>
    </w:p>
    <w:p w14:paraId="7C394613" w14:textId="77777777" w:rsidR="000454D8" w:rsidRDefault="000454D8" w:rsidP="00FE1B77">
      <w:pPr>
        <w:ind w:left="708" w:hanging="708"/>
        <w:rPr>
          <w:i/>
        </w:rPr>
      </w:pPr>
    </w:p>
    <w:p w14:paraId="3C423CEA" w14:textId="77777777" w:rsidR="000454D8" w:rsidRDefault="000454D8" w:rsidP="00FE1B77">
      <w:pPr>
        <w:ind w:left="708" w:hanging="708"/>
        <w:rPr>
          <w:i/>
        </w:rPr>
      </w:pPr>
    </w:p>
    <w:p w14:paraId="5427BA25" w14:textId="77777777" w:rsidR="000454D8" w:rsidRDefault="000454D8" w:rsidP="00FE1B77">
      <w:pPr>
        <w:ind w:left="708" w:hanging="708"/>
        <w:rPr>
          <w:i/>
        </w:rPr>
      </w:pPr>
    </w:p>
    <w:p w14:paraId="131CEED1" w14:textId="77777777" w:rsidR="000454D8" w:rsidRDefault="000454D8" w:rsidP="00FE1B77">
      <w:pPr>
        <w:ind w:left="708" w:hanging="708"/>
        <w:rPr>
          <w:i/>
        </w:rPr>
      </w:pPr>
    </w:p>
    <w:p w14:paraId="58028571" w14:textId="77777777" w:rsidR="000454D8" w:rsidRDefault="000454D8" w:rsidP="00FE1B77">
      <w:pPr>
        <w:ind w:left="708" w:hanging="708"/>
        <w:rPr>
          <w:i/>
        </w:rPr>
      </w:pPr>
    </w:p>
    <w:p w14:paraId="73C61EC2" w14:textId="77777777" w:rsidR="000454D8" w:rsidRDefault="000454D8" w:rsidP="00FE1B77">
      <w:pPr>
        <w:ind w:left="708" w:hanging="708"/>
        <w:rPr>
          <w:i/>
        </w:rPr>
      </w:pPr>
    </w:p>
    <w:p w14:paraId="1296E919" w14:textId="77777777" w:rsidR="000454D8" w:rsidRDefault="000454D8" w:rsidP="00FE1B77">
      <w:pPr>
        <w:ind w:left="708" w:hanging="708"/>
        <w:rPr>
          <w:i/>
        </w:rPr>
      </w:pPr>
    </w:p>
    <w:p w14:paraId="427917DC" w14:textId="77777777" w:rsidR="000454D8" w:rsidRDefault="000454D8" w:rsidP="00FE1B77">
      <w:pPr>
        <w:ind w:left="708" w:hanging="708"/>
        <w:rPr>
          <w:i/>
        </w:rPr>
      </w:pPr>
    </w:p>
    <w:p w14:paraId="3A951A1B" w14:textId="77777777" w:rsidR="000454D8" w:rsidRDefault="000454D8" w:rsidP="00FE1B77">
      <w:pPr>
        <w:ind w:left="708" w:hanging="708"/>
        <w:rPr>
          <w:i/>
        </w:rPr>
      </w:pPr>
    </w:p>
    <w:p w14:paraId="051746B8" w14:textId="77777777" w:rsidR="000454D8" w:rsidRDefault="000454D8" w:rsidP="00FE1B77">
      <w:pPr>
        <w:ind w:left="708" w:hanging="708"/>
        <w:rPr>
          <w:i/>
        </w:rPr>
      </w:pPr>
    </w:p>
    <w:p w14:paraId="6900AA34" w14:textId="77777777" w:rsidR="000454D8" w:rsidRDefault="000454D8" w:rsidP="00FE1B77">
      <w:pPr>
        <w:ind w:left="708" w:hanging="708"/>
        <w:rPr>
          <w:i/>
        </w:rPr>
      </w:pPr>
    </w:p>
    <w:p w14:paraId="6454CFEC" w14:textId="77777777" w:rsidR="000C491C" w:rsidRDefault="000C491C" w:rsidP="000343A2">
      <w:pPr>
        <w:rPr>
          <w:i/>
        </w:rPr>
      </w:pPr>
    </w:p>
    <w:p w14:paraId="71D54088" w14:textId="77777777" w:rsidR="000343A2" w:rsidRDefault="000343A2" w:rsidP="000343A2">
      <w:pPr>
        <w:rPr>
          <w:i/>
        </w:rPr>
      </w:pPr>
    </w:p>
    <w:p w14:paraId="211EB8D9" w14:textId="079AA8D2" w:rsidR="000C491C" w:rsidRPr="00305246" w:rsidRDefault="000C491C" w:rsidP="000C491C">
      <w:pPr>
        <w:pStyle w:val="Ttulo1"/>
        <w:numPr>
          <w:ilvl w:val="0"/>
          <w:numId w:val="0"/>
        </w:numPr>
        <w:rPr>
          <w:rStyle w:val="Ttulo1Car"/>
          <w:b/>
          <w:smallCaps/>
        </w:rPr>
      </w:pPr>
      <w:bookmarkStart w:id="187" w:name="_Toc530480181"/>
      <w:bookmarkStart w:id="188" w:name="_Toc530679320"/>
      <w:r w:rsidRPr="00305246">
        <w:rPr>
          <w:rStyle w:val="Ttulo1Car"/>
          <w:b/>
          <w:smallCaps/>
        </w:rPr>
        <w:lastRenderedPageBreak/>
        <w:t>Glosario</w:t>
      </w:r>
      <w:bookmarkEnd w:id="187"/>
      <w:bookmarkEnd w:id="188"/>
    </w:p>
    <w:p w14:paraId="1A372150" w14:textId="77777777" w:rsidR="000E18C5" w:rsidRPr="00883231" w:rsidRDefault="000E18C5">
      <w:pPr>
        <w:pStyle w:val="Textoconsangra"/>
        <w:tabs>
          <w:tab w:val="right" w:pos="9338"/>
        </w:tabs>
        <w:rPr>
          <w:noProof/>
        </w:rPr>
      </w:pPr>
      <w:r>
        <w:rPr>
          <w:rFonts w:asciiTheme="majorHAnsi" w:eastAsiaTheme="majorEastAsia" w:hAnsiTheme="majorHAnsi" w:cstheme="majorBidi"/>
          <w:sz w:val="24"/>
          <w:szCs w:val="24"/>
          <w:lang w:eastAsia="es-ES"/>
        </w:rPr>
        <w:fldChar w:fldCharType="begin"/>
      </w:r>
      <w:r w:rsidRPr="00883231">
        <w:rPr>
          <w:rFonts w:asciiTheme="majorHAnsi" w:eastAsiaTheme="majorEastAsia" w:hAnsiTheme="majorHAnsi" w:cstheme="majorBidi"/>
          <w:sz w:val="24"/>
          <w:szCs w:val="24"/>
          <w:lang w:eastAsia="es-ES"/>
        </w:rPr>
        <w:instrText xml:space="preserve"> TOA  \c "1" </w:instrText>
      </w:r>
      <w:r>
        <w:rPr>
          <w:rFonts w:asciiTheme="majorHAnsi" w:eastAsiaTheme="majorEastAsia" w:hAnsiTheme="majorHAnsi" w:cstheme="majorBidi"/>
          <w:sz w:val="24"/>
          <w:szCs w:val="24"/>
          <w:lang w:eastAsia="es-ES"/>
        </w:rPr>
        <w:fldChar w:fldCharType="separate"/>
      </w:r>
      <w:r w:rsidRPr="00883231">
        <w:rPr>
          <w:noProof/>
        </w:rPr>
        <w:t>ISO: International Organization for Standardization</w:t>
      </w:r>
      <w:r w:rsidRPr="00883231">
        <w:rPr>
          <w:noProof/>
        </w:rPr>
        <w:tab/>
        <w:t>4</w:t>
      </w:r>
    </w:p>
    <w:p w14:paraId="5005C1EB" w14:textId="77777777" w:rsidR="000E18C5" w:rsidRDefault="000E18C5">
      <w:pPr>
        <w:pStyle w:val="Textoconsangra"/>
        <w:tabs>
          <w:tab w:val="right" w:pos="9338"/>
        </w:tabs>
        <w:rPr>
          <w:noProof/>
        </w:rPr>
      </w:pPr>
      <w:r w:rsidRPr="00807472">
        <w:rPr>
          <w:noProof/>
        </w:rPr>
        <w:t>UNE: Una Norma Española</w:t>
      </w:r>
      <w:r>
        <w:rPr>
          <w:noProof/>
        </w:rPr>
        <w:tab/>
        <w:t>4</w:t>
      </w:r>
    </w:p>
    <w:p w14:paraId="32A63300" w14:textId="0EA5078F" w:rsidR="000C491C" w:rsidRPr="00295A93" w:rsidRDefault="000E18C5" w:rsidP="000C491C">
      <w:pPr>
        <w:rPr>
          <w:lang w:eastAsia="es-ES"/>
        </w:rPr>
      </w:pPr>
      <w:r>
        <w:rPr>
          <w:rFonts w:asciiTheme="majorHAnsi" w:eastAsiaTheme="majorEastAsia" w:hAnsiTheme="majorHAnsi" w:cstheme="majorBidi"/>
          <w:sz w:val="24"/>
          <w:szCs w:val="24"/>
          <w:lang w:eastAsia="es-ES"/>
        </w:rPr>
        <w:fldChar w:fldCharType="end"/>
      </w:r>
    </w:p>
    <w:p w14:paraId="2CFF5C7F" w14:textId="77777777" w:rsidR="000C491C" w:rsidRPr="00295A93" w:rsidRDefault="000C491C" w:rsidP="000C491C">
      <w:pPr>
        <w:rPr>
          <w:lang w:eastAsia="es-ES"/>
        </w:rPr>
      </w:pPr>
    </w:p>
    <w:p w14:paraId="5B8C3147" w14:textId="77777777" w:rsidR="000C491C" w:rsidRPr="00ED031A" w:rsidRDefault="000C491C" w:rsidP="000C491C">
      <w:pPr>
        <w:ind w:left="708" w:hanging="708"/>
        <w:rPr>
          <w:noProof/>
        </w:rPr>
      </w:pPr>
      <w:r w:rsidRPr="00ED031A">
        <w:rPr>
          <w:i/>
        </w:rPr>
        <w:fldChar w:fldCharType="begin"/>
      </w:r>
      <w:r w:rsidRPr="00ED031A">
        <w:rPr>
          <w:i/>
        </w:rPr>
        <w:instrText xml:space="preserve"> INDEX \e "</w:instrText>
      </w:r>
      <w:r w:rsidRPr="00ED031A">
        <w:rPr>
          <w:i/>
        </w:rPr>
        <w:tab/>
        <w:instrText xml:space="preserve">" \c "2" \z "2057" </w:instrText>
      </w:r>
      <w:r w:rsidRPr="00ED031A">
        <w:rPr>
          <w:i/>
        </w:rPr>
        <w:fldChar w:fldCharType="separate"/>
      </w:r>
    </w:p>
    <w:p w14:paraId="60BCEC0A" w14:textId="77777777" w:rsidR="000C491C" w:rsidRPr="00ED031A" w:rsidRDefault="000C491C" w:rsidP="000C491C"/>
    <w:p w14:paraId="21359EED" w14:textId="4AB813D3" w:rsidR="000C491C" w:rsidRPr="00ED031A" w:rsidRDefault="000C491C" w:rsidP="000C491C">
      <w:pPr>
        <w:ind w:left="708" w:hanging="708"/>
        <w:rPr>
          <w:i/>
        </w:rPr>
      </w:pPr>
      <w:r w:rsidRPr="00ED031A">
        <w:rPr>
          <w:i/>
        </w:rPr>
        <w:fldChar w:fldCharType="end"/>
      </w:r>
    </w:p>
    <w:sectPr w:rsidR="000C491C" w:rsidRPr="00ED031A" w:rsidSect="0000017F">
      <w:footerReference w:type="even" r:id="rId64"/>
      <w:type w:val="oddPage"/>
      <w:pgSz w:w="11900" w:h="16840" w:code="11"/>
      <w:pgMar w:top="1534" w:right="1134" w:bottom="851" w:left="1134" w:header="426" w:footer="342" w:gutter="284"/>
      <w:pgNumType w:start="1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BE">
      <wne:acd wne:acdName="acd1"/>
    </wne:keymap>
  </wne:keymaps>
  <wne:toolbars>
    <wne:acdManifest>
      <wne:acdEntry wne:acdName="acd0"/>
      <wne:acdEntry wne:acdName="acd1"/>
    </wne:acdManifest>
  </wne:toolbars>
  <wne:acds>
    <wne:acd wne:acdName="acd0" wne:fciIndexBasedOn="0164"/>
    <wne:acd wne:argValue="UABhAGwAYQB0AGkAbgBvAA==" wne:acdName="acd1" wne:fciIndexBasedOn="0164"/>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DCD397" w14:textId="77777777" w:rsidR="00E50419" w:rsidRDefault="00E50419" w:rsidP="0096105C">
      <w:pPr>
        <w:spacing w:after="0"/>
      </w:pPr>
      <w:r>
        <w:separator/>
      </w:r>
    </w:p>
  </w:endnote>
  <w:endnote w:type="continuationSeparator" w:id="0">
    <w:p w14:paraId="2B1BE92D" w14:textId="77777777" w:rsidR="00E50419" w:rsidRDefault="00E50419" w:rsidP="009610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Arial Narrow">
    <w:altName w:val="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Book Antiqua"/>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933DD" w14:textId="1445E497" w:rsidR="00FD027E" w:rsidRDefault="00FD027E">
    <w:pPr>
      <w:pStyle w:val="Piedepgina"/>
      <w:jc w:val="center"/>
    </w:pPr>
  </w:p>
  <w:p w14:paraId="4291B352" w14:textId="77777777" w:rsidR="00FD027E" w:rsidRDefault="00FD027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7240346"/>
      <w:docPartObj>
        <w:docPartGallery w:val="Page Numbers (Bottom of Page)"/>
        <w:docPartUnique/>
      </w:docPartObj>
    </w:sdtPr>
    <w:sdtEndPr/>
    <w:sdtContent>
      <w:p w14:paraId="303D515B" w14:textId="0B6F7499" w:rsidR="00FD027E" w:rsidRDefault="00FD027E">
        <w:pPr>
          <w:pStyle w:val="Piedepgina"/>
          <w:jc w:val="center"/>
        </w:pPr>
        <w:r>
          <w:fldChar w:fldCharType="begin"/>
        </w:r>
        <w:r>
          <w:instrText>PAGE   \* MERGEFORMAT</w:instrText>
        </w:r>
        <w:r>
          <w:fldChar w:fldCharType="separate"/>
        </w:r>
        <w:r>
          <w:rPr>
            <w:noProof/>
          </w:rPr>
          <w:t>xix</w:t>
        </w:r>
        <w:r>
          <w:fldChar w:fldCharType="end"/>
        </w:r>
      </w:p>
    </w:sdtContent>
  </w:sdt>
  <w:p w14:paraId="3F222C83" w14:textId="77777777" w:rsidR="00FD027E" w:rsidRDefault="00FD027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55B300" w14:textId="227C0C1A" w:rsidR="00FD027E" w:rsidRDefault="00FD027E" w:rsidP="00E25C05">
    <w:pPr>
      <w:pStyle w:val="Piedepgina"/>
      <w:tabs>
        <w:tab w:val="clear" w:pos="4252"/>
        <w:tab w:val="clear" w:pos="8504"/>
        <w:tab w:val="clear" w:pos="8789"/>
        <w:tab w:val="left" w:pos="4615"/>
        <w:tab w:val="left" w:pos="7547"/>
      </w:tabs>
    </w:pP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53096E" w14:textId="339DAD62" w:rsidR="00FD027E" w:rsidRDefault="00FD027E" w:rsidP="00AD710D">
    <w:pPr>
      <w:pStyle w:val="Piedepgina"/>
      <w:rPr>
        <w:caps/>
        <w:color w:val="4F81BD" w:themeColor="accent1"/>
      </w:rPr>
    </w:pPr>
  </w:p>
  <w:p w14:paraId="5870F901" w14:textId="77777777" w:rsidR="00FD027E" w:rsidRDefault="00FD027E" w:rsidP="005643E0">
    <w:pPr>
      <w:tabs>
        <w:tab w:val="clear" w:pos="8789"/>
        <w:tab w:val="left" w:pos="1640"/>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498256"/>
      <w:docPartObj>
        <w:docPartGallery w:val="Page Numbers (Bottom of Page)"/>
        <w:docPartUnique/>
      </w:docPartObj>
    </w:sdtPr>
    <w:sdtEndPr/>
    <w:sdtContent>
      <w:p w14:paraId="01F7461F" w14:textId="79D6EF28" w:rsidR="00FD027E" w:rsidRDefault="00FD027E">
        <w:pPr>
          <w:pStyle w:val="Piedepgina"/>
          <w:jc w:val="center"/>
        </w:pPr>
        <w:r>
          <w:fldChar w:fldCharType="begin"/>
        </w:r>
        <w:r>
          <w:instrText>PAGE   \* MERGEFORMAT</w:instrText>
        </w:r>
        <w:r>
          <w:fldChar w:fldCharType="separate"/>
        </w:r>
        <w:r>
          <w:rPr>
            <w:noProof/>
          </w:rPr>
          <w:t>13</w:t>
        </w:r>
        <w:r>
          <w:fldChar w:fldCharType="end"/>
        </w:r>
      </w:p>
    </w:sdtContent>
  </w:sdt>
  <w:p w14:paraId="53E74802" w14:textId="6AC26917" w:rsidR="00FD027E" w:rsidRDefault="00FD027E" w:rsidP="00A12BA5">
    <w:pPr>
      <w:pStyle w:val="Piedepgina"/>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9503721"/>
      <w:docPartObj>
        <w:docPartGallery w:val="Page Numbers (Bottom of Page)"/>
        <w:docPartUnique/>
      </w:docPartObj>
    </w:sdtPr>
    <w:sdtEndPr/>
    <w:sdtContent>
      <w:p w14:paraId="36F1C743" w14:textId="4C382D9F" w:rsidR="00FD027E" w:rsidRDefault="00FD027E">
        <w:pPr>
          <w:pStyle w:val="Piedepgina"/>
          <w:jc w:val="center"/>
        </w:pPr>
        <w:r>
          <w:fldChar w:fldCharType="begin"/>
        </w:r>
        <w:r>
          <w:instrText>PAGE   \* MERGEFORMAT</w:instrText>
        </w:r>
        <w:r>
          <w:fldChar w:fldCharType="separate"/>
        </w:r>
        <w:r>
          <w:rPr>
            <w:noProof/>
          </w:rPr>
          <w:t>11</w:t>
        </w:r>
        <w:r>
          <w:fldChar w:fldCharType="end"/>
        </w:r>
      </w:p>
    </w:sdtContent>
  </w:sdt>
  <w:p w14:paraId="7FC29CB6" w14:textId="2F31722C" w:rsidR="00FD027E" w:rsidRPr="00AD710D" w:rsidRDefault="00FD027E" w:rsidP="00AD710D">
    <w:pPr>
      <w:pStyle w:val="Encabezado"/>
      <w:tabs>
        <w:tab w:val="clear" w:pos="4252"/>
        <w:tab w:val="clear" w:pos="8504"/>
        <w:tab w:val="clear" w:pos="8789"/>
        <w:tab w:val="left" w:pos="1560"/>
      </w:tabs>
      <w:ind w:right="-8"/>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C0FFAE" w14:textId="234D9EFA" w:rsidR="00FD027E" w:rsidRDefault="00FD027E">
    <w:pPr>
      <w:pStyle w:val="Piedepgina"/>
      <w:jc w:val="center"/>
    </w:pPr>
  </w:p>
  <w:p w14:paraId="5F1D89FB" w14:textId="77777777" w:rsidR="00FD027E" w:rsidRDefault="00FD027E" w:rsidP="00A12BA5">
    <w:pPr>
      <w:pStyle w:val="Piedepgina"/>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6793403"/>
      <w:docPartObj>
        <w:docPartGallery w:val="Page Numbers (Bottom of Page)"/>
        <w:docPartUnique/>
      </w:docPartObj>
    </w:sdtPr>
    <w:sdtEndPr/>
    <w:sdtContent>
      <w:p w14:paraId="535FC2B8" w14:textId="6DF8D62E" w:rsidR="00FD027E" w:rsidRDefault="00FD027E">
        <w:pPr>
          <w:pStyle w:val="Piedepgina"/>
          <w:jc w:val="center"/>
        </w:pPr>
        <w:r>
          <w:fldChar w:fldCharType="begin"/>
        </w:r>
        <w:r>
          <w:instrText>PAGE   \* MERGEFORMAT</w:instrText>
        </w:r>
        <w:r>
          <w:fldChar w:fldCharType="separate"/>
        </w:r>
        <w:r>
          <w:rPr>
            <w:noProof/>
          </w:rPr>
          <w:t>22</w:t>
        </w:r>
        <w:r>
          <w:fldChar w:fldCharType="end"/>
        </w:r>
      </w:p>
    </w:sdtContent>
  </w:sdt>
  <w:p w14:paraId="4B59A196" w14:textId="77777777" w:rsidR="00FD027E" w:rsidRDefault="00FD027E" w:rsidP="005643E0">
    <w:pPr>
      <w:tabs>
        <w:tab w:val="clear" w:pos="8789"/>
        <w:tab w:val="left" w:pos="164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12F420" w14:textId="77777777" w:rsidR="00E50419" w:rsidRDefault="00E50419" w:rsidP="0096105C">
      <w:pPr>
        <w:spacing w:after="0"/>
      </w:pPr>
      <w:r>
        <w:separator/>
      </w:r>
    </w:p>
  </w:footnote>
  <w:footnote w:type="continuationSeparator" w:id="0">
    <w:p w14:paraId="7630B5BA" w14:textId="77777777" w:rsidR="00E50419" w:rsidRDefault="00E50419" w:rsidP="0096105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E2E67B" w14:textId="78BB7260" w:rsidR="00FD027E" w:rsidRPr="00B00C7B" w:rsidRDefault="00FD027E" w:rsidP="00794DC9">
    <w:pPr>
      <w:pStyle w:val="Encabezado"/>
      <w:ind w:right="28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5F1907" w14:textId="77777777" w:rsidR="00FD027E" w:rsidRDefault="00FD027E" w:rsidP="00160498">
    <w:pPr>
      <w:pStyle w:val="Encabezado"/>
      <w:tabs>
        <w:tab w:val="clear" w:pos="4252"/>
        <w:tab w:val="clear" w:pos="8504"/>
        <w:tab w:val="clear" w:pos="8789"/>
        <w:tab w:val="left" w:pos="1560"/>
      </w:tabs>
      <w:ind w:right="276" w:firstLine="708"/>
      <w:jc w:val="right"/>
    </w:pPr>
  </w:p>
  <w:p w14:paraId="1E96FFF1" w14:textId="78E1B01E" w:rsidR="00FD027E" w:rsidRDefault="00FD027E" w:rsidP="003F0941">
    <w:pPr>
      <w:pStyle w:val="Encabezado"/>
      <w:tabs>
        <w:tab w:val="clear" w:pos="4252"/>
        <w:tab w:val="clear" w:pos="8504"/>
        <w:tab w:val="clear" w:pos="8789"/>
        <w:tab w:val="left" w:pos="1560"/>
      </w:tabs>
      <w:ind w:right="-8" w:firstLine="708"/>
      <w:jc w:val="right"/>
    </w:pPr>
    <w:r>
      <w:rPr>
        <w:noProof/>
        <w:lang w:eastAsia="es-ES"/>
        <w14:ligatures w14:val="none"/>
        <w14:cntxtAlts w14:val="0"/>
      </w:rPr>
      <mc:AlternateContent>
        <mc:Choice Requires="wps">
          <w:drawing>
            <wp:anchor distT="0" distB="0" distL="114300" distR="114300" simplePos="0" relativeHeight="251583488" behindDoc="0" locked="0" layoutInCell="1" allowOverlap="1" wp14:anchorId="23F39BEB" wp14:editId="2F7D5256">
              <wp:simplePos x="0" y="0"/>
              <wp:positionH relativeFrom="column">
                <wp:posOffset>-362585</wp:posOffset>
              </wp:positionH>
              <wp:positionV relativeFrom="paragraph">
                <wp:posOffset>260795</wp:posOffset>
              </wp:positionV>
              <wp:extent cx="6288405" cy="1905"/>
              <wp:effectExtent l="0" t="0" r="36195" b="48895"/>
              <wp:wrapNone/>
              <wp:docPr id="1" name="Conector recto 1"/>
              <wp:cNvGraphicFramePr/>
              <a:graphic xmlns:a="http://schemas.openxmlformats.org/drawingml/2006/main">
                <a:graphicData uri="http://schemas.microsoft.com/office/word/2010/wordprocessingShape">
                  <wps:wsp>
                    <wps:cNvCnPr/>
                    <wps:spPr>
                      <a:xfrm flipV="1">
                        <a:off x="0" y="0"/>
                        <a:ext cx="6288405" cy="1905"/>
                      </a:xfrm>
                      <a:prstGeom prst="line">
                        <a:avLst/>
                      </a:prstGeom>
                      <a:ln w="9525">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D6A7E1" id="Conector recto 1" o:spid="_x0000_s1026" style="position:absolute;flip:y;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pt,20.55pt" to="466.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" strokecolor="#7f7f7f [1612]"/>
          </w:pict>
        </mc:Fallback>
      </mc:AlternateContent>
    </w:r>
    <w:r w:rsidRPr="00B00C7B">
      <w:rPr>
        <w:noProof/>
        <w:lang w:eastAsia="es-ES"/>
      </w:rPr>
      <mc:AlternateContent>
        <mc:Choice Requires="wps">
          <w:drawing>
            <wp:anchor distT="0" distB="0" distL="114300" distR="114300" simplePos="0" relativeHeight="251569152" behindDoc="0" locked="0" layoutInCell="0" allowOverlap="1" wp14:anchorId="7CDA289B" wp14:editId="0E4D1B38">
              <wp:simplePos x="0" y="0"/>
              <wp:positionH relativeFrom="page">
                <wp:posOffset>31750</wp:posOffset>
              </wp:positionH>
              <wp:positionV relativeFrom="topMargin">
                <wp:posOffset>502920</wp:posOffset>
              </wp:positionV>
              <wp:extent cx="900430" cy="171450"/>
              <wp:effectExtent l="0" t="0" r="0" b="0"/>
              <wp:wrapNone/>
              <wp:docPr id="20" name="Cuadro de texto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171450"/>
                      </a:xfrm>
                      <a:prstGeom prst="rect">
                        <a:avLst/>
                      </a:prstGeom>
                      <a:noFill/>
                      <a:extLst/>
                    </wps:spPr>
                    <wps:txbx>
                      <w:txbxContent>
                        <w:p w14:paraId="19E7A63D" w14:textId="77777777" w:rsidR="00FD027E" w:rsidRPr="003B6297" w:rsidRDefault="00FD027E"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Pr>
                              <w:noProof/>
                              <w:sz w:val="20"/>
                              <w:szCs w:val="20"/>
                            </w:rPr>
                            <w:t>2</w:t>
                          </w:r>
                          <w:r w:rsidRPr="003B6297">
                            <w:rPr>
                              <w:sz w:val="20"/>
                              <w:szCs w:val="20"/>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7CDA289B" id="_x0000_t202" coordsize="21600,21600" o:spt="202" path="m,l,21600r21600,l21600,xe">
              <v:stroke joinstyle="miter"/>
              <v:path gradientshapeok="t" o:connecttype="rect"/>
            </v:shapetype>
            <v:shape id="Cuadro de texto 476" o:spid="_x0000_s1034" type="#_x0000_t202" style="position:absolute;left:0;text-align:left;margin-left:2.5pt;margin-top:39.6pt;width:70.9pt;height:13.5pt;z-index:251569152;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" o:allowincell="f" filled="f" stroked="f">
              <v:textbox style="mso-fit-shape-to-text:t" inset=",0,,0">
                <w:txbxContent>
                  <w:p w14:paraId="19E7A63D" w14:textId="77777777" w:rsidR="00FD027E" w:rsidRPr="003B6297" w:rsidRDefault="00FD027E"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Pr>
                        <w:noProof/>
                        <w:sz w:val="20"/>
                        <w:szCs w:val="20"/>
                      </w:rPr>
                      <w:t>2</w:t>
                    </w:r>
                    <w:r w:rsidRPr="003B6297">
                      <w:rPr>
                        <w:sz w:val="20"/>
                        <w:szCs w:val="20"/>
                      </w:rPr>
                      <w:fldChar w:fldCharType="end"/>
                    </w:r>
                  </w:p>
                </w:txbxContent>
              </v:textbox>
              <w10:wrap anchorx="page" anchory="margin"/>
            </v:shape>
          </w:pict>
        </mc:Fallback>
      </mc:AlternateContent>
    </w:r>
    <w:r>
      <w:tab/>
    </w:r>
    <w:r>
      <w:tab/>
    </w:r>
    <w:r>
      <w:rPr>
        <w:noProof/>
      </w:rPr>
      <w:fldChar w:fldCharType="begin"/>
    </w:r>
    <w:r>
      <w:rPr>
        <w:noProof/>
      </w:rPr>
      <w:instrText xml:space="preserve"> STYLEREF  "Título 1"  \* MERGEFORMAT </w:instrText>
    </w:r>
    <w:r>
      <w:rPr>
        <w:noProof/>
      </w:rPr>
      <w:fldChar w:fldCharType="separate"/>
    </w:r>
    <w:r>
      <w:rPr>
        <w:noProof/>
      </w:rPr>
      <w:t>Índice de Figuras</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EB39E1" w14:textId="77777777" w:rsidR="00FD027E" w:rsidRDefault="00FD027E" w:rsidP="00160498">
    <w:pPr>
      <w:pStyle w:val="Encabezado"/>
      <w:tabs>
        <w:tab w:val="clear" w:pos="4252"/>
        <w:tab w:val="clear" w:pos="8504"/>
        <w:tab w:val="clear" w:pos="8789"/>
        <w:tab w:val="left" w:pos="1560"/>
      </w:tabs>
      <w:ind w:right="276" w:firstLine="708"/>
      <w:jc w:val="right"/>
    </w:pPr>
  </w:p>
  <w:p w14:paraId="7F1856FC" w14:textId="46882F7E" w:rsidR="00FD027E" w:rsidRDefault="00FD027E" w:rsidP="003F0941">
    <w:pPr>
      <w:pStyle w:val="Encabezado"/>
      <w:tabs>
        <w:tab w:val="clear" w:pos="4252"/>
        <w:tab w:val="clear" w:pos="8504"/>
        <w:tab w:val="clear" w:pos="8789"/>
        <w:tab w:val="left" w:pos="1560"/>
      </w:tabs>
      <w:ind w:right="-8" w:firstLine="708"/>
      <w:jc w:val="right"/>
    </w:pPr>
    <w:r>
      <w:rPr>
        <w:noProof/>
        <w:lang w:eastAsia="es-ES"/>
        <w14:ligatures w14:val="none"/>
        <w14:cntxtAlts w14:val="0"/>
      </w:rPr>
      <mc:AlternateContent>
        <mc:Choice Requires="wps">
          <w:drawing>
            <wp:anchor distT="0" distB="0" distL="114300" distR="114300" simplePos="0" relativeHeight="251640832" behindDoc="0" locked="0" layoutInCell="1" allowOverlap="1" wp14:anchorId="63CDF143" wp14:editId="6CE4E0F9">
              <wp:simplePos x="0" y="0"/>
              <wp:positionH relativeFrom="column">
                <wp:posOffset>-362585</wp:posOffset>
              </wp:positionH>
              <wp:positionV relativeFrom="paragraph">
                <wp:posOffset>260795</wp:posOffset>
              </wp:positionV>
              <wp:extent cx="6288405" cy="1905"/>
              <wp:effectExtent l="0" t="0" r="36195" b="48895"/>
              <wp:wrapNone/>
              <wp:docPr id="18" name="Conector recto 18"/>
              <wp:cNvGraphicFramePr/>
              <a:graphic xmlns:a="http://schemas.openxmlformats.org/drawingml/2006/main">
                <a:graphicData uri="http://schemas.microsoft.com/office/word/2010/wordprocessingShape">
                  <wps:wsp>
                    <wps:cNvCnPr/>
                    <wps:spPr>
                      <a:xfrm flipV="1">
                        <a:off x="0" y="0"/>
                        <a:ext cx="6288405" cy="1905"/>
                      </a:xfrm>
                      <a:prstGeom prst="line">
                        <a:avLst/>
                      </a:prstGeom>
                      <a:ln w="9525">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94405E" id="Conector recto 18" o:spid="_x0000_s1026" style="position:absolute;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pt,20.55pt" to="466.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" strokecolor="#7f7f7f [1612]"/>
          </w:pict>
        </mc:Fallback>
      </mc:AlternateContent>
    </w:r>
    <w:r w:rsidRPr="00B00C7B">
      <w:rPr>
        <w:noProof/>
        <w:lang w:eastAsia="es-ES"/>
      </w:rPr>
      <mc:AlternateContent>
        <mc:Choice Requires="wps">
          <w:drawing>
            <wp:anchor distT="0" distB="0" distL="114300" distR="114300" simplePos="0" relativeHeight="251626496" behindDoc="0" locked="0" layoutInCell="0" allowOverlap="1" wp14:anchorId="139E8C8D" wp14:editId="4482C1C8">
              <wp:simplePos x="0" y="0"/>
              <wp:positionH relativeFrom="page">
                <wp:posOffset>31750</wp:posOffset>
              </wp:positionH>
              <wp:positionV relativeFrom="topMargin">
                <wp:posOffset>502920</wp:posOffset>
              </wp:positionV>
              <wp:extent cx="900430" cy="171450"/>
              <wp:effectExtent l="0" t="0" r="0" b="0"/>
              <wp:wrapNone/>
              <wp:docPr id="19" name="Cuadro de texto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171450"/>
                      </a:xfrm>
                      <a:prstGeom prst="rect">
                        <a:avLst/>
                      </a:prstGeom>
                      <a:noFill/>
                      <a:extLst/>
                    </wps:spPr>
                    <wps:txbx>
                      <w:txbxContent>
                        <w:p w14:paraId="2F413DC3" w14:textId="5FE520E2" w:rsidR="00FD027E" w:rsidRPr="003B6297" w:rsidRDefault="00FD027E"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Pr>
                              <w:noProof/>
                              <w:sz w:val="20"/>
                              <w:szCs w:val="20"/>
                            </w:rPr>
                            <w:t>2</w:t>
                          </w:r>
                          <w:r w:rsidRPr="003B6297">
                            <w:rPr>
                              <w:sz w:val="20"/>
                              <w:szCs w:val="20"/>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139E8C8D" id="_x0000_t202" coordsize="21600,21600" o:spt="202" path="m,l,21600r21600,l21600,xe">
              <v:stroke joinstyle="miter"/>
              <v:path gradientshapeok="t" o:connecttype="rect"/>
            </v:shapetype>
            <v:shape id="_x0000_s1035" type="#_x0000_t202" style="position:absolute;left:0;text-align:left;margin-left:2.5pt;margin-top:39.6pt;width:70.9pt;height:13.5pt;z-index:251626496;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" o:allowincell="f" filled="f" stroked="f">
              <v:textbox style="mso-fit-shape-to-text:t" inset=",0,,0">
                <w:txbxContent>
                  <w:p w14:paraId="2F413DC3" w14:textId="5FE520E2" w:rsidR="00FD027E" w:rsidRPr="003B6297" w:rsidRDefault="00FD027E"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Pr>
                        <w:noProof/>
                        <w:sz w:val="20"/>
                        <w:szCs w:val="20"/>
                      </w:rPr>
                      <w:t>2</w:t>
                    </w:r>
                    <w:r w:rsidRPr="003B6297">
                      <w:rPr>
                        <w:sz w:val="20"/>
                        <w:szCs w:val="20"/>
                      </w:rPr>
                      <w:fldChar w:fldCharType="end"/>
                    </w:r>
                  </w:p>
                </w:txbxContent>
              </v:textbox>
              <w10:wrap anchorx="page" anchory="margin"/>
            </v:shape>
          </w:pict>
        </mc:Fallback>
      </mc:AlternateContent>
    </w:r>
    <w:r>
      <w:tab/>
    </w:r>
    <w:r>
      <w:tab/>
    </w:r>
    <w:r>
      <w:rPr>
        <w:noProof/>
      </w:rPr>
      <w:fldChar w:fldCharType="begin"/>
    </w:r>
    <w:r>
      <w:rPr>
        <w:noProof/>
      </w:rPr>
      <w:instrText xml:space="preserve"> STYLEREF  "Título 1"  \* MERGEFORMAT </w:instrText>
    </w:r>
    <w:r>
      <w:rPr>
        <w:noProof/>
      </w:rPr>
      <w:fldChar w:fldCharType="separate"/>
    </w:r>
    <w:r w:rsidR="00CE7042">
      <w:rPr>
        <w:noProof/>
      </w:rPr>
      <w:t>1 Introduccion</w:t>
    </w:r>
    <w:r>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047FC2" w14:textId="6BD2E549" w:rsidR="00FD027E" w:rsidRDefault="00FD027E" w:rsidP="00887C19">
    <w:pPr>
      <w:pStyle w:val="Encabezado"/>
      <w:framePr w:w="1256" w:h="421" w:hRule="exact" w:wrap="around" w:vAnchor="text" w:hAnchor="page" w:x="9911" w:y="401"/>
      <w:ind w:left="567" w:right="-2645"/>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21</w:t>
    </w:r>
    <w:r>
      <w:rPr>
        <w:rStyle w:val="Nmerodepgina"/>
      </w:rPr>
      <w:fldChar w:fldCharType="end"/>
    </w:r>
  </w:p>
  <w:p w14:paraId="5FA62A96" w14:textId="23BE9870" w:rsidR="00FD027E" w:rsidRPr="00821706" w:rsidRDefault="00FD027E" w:rsidP="007762D0">
    <w:pPr>
      <w:pStyle w:val="Encabezado"/>
      <w:ind w:right="360" w:firstLine="360"/>
      <w:rPr>
        <w:noProof/>
        <w:lang w:eastAsia="es-ES"/>
        <w14:ligatures w14:val="none"/>
        <w14:cntxtAlts w14:val="0"/>
      </w:rPr>
    </w:pPr>
    <w:r>
      <w:rPr>
        <w:noProof/>
        <w:lang w:eastAsia="es-ES"/>
        <w14:ligatures w14:val="none"/>
        <w14:cntxtAlts w14:val="0"/>
      </w:rPr>
      <mc:AlternateContent>
        <mc:Choice Requires="wps">
          <w:drawing>
            <wp:anchor distT="0" distB="0" distL="114300" distR="114300" simplePos="0" relativeHeight="251612160" behindDoc="0" locked="0" layoutInCell="1" allowOverlap="1" wp14:anchorId="04BCB91A" wp14:editId="00141EA4">
              <wp:simplePos x="0" y="0"/>
              <wp:positionH relativeFrom="column">
                <wp:posOffset>-26670</wp:posOffset>
              </wp:positionH>
              <wp:positionV relativeFrom="paragraph">
                <wp:posOffset>501650</wp:posOffset>
              </wp:positionV>
              <wp:extent cx="6288405" cy="1905"/>
              <wp:effectExtent l="0" t="0" r="36195" b="48895"/>
              <wp:wrapNone/>
              <wp:docPr id="13" name="Conector recto 13"/>
              <wp:cNvGraphicFramePr/>
              <a:graphic xmlns:a="http://schemas.openxmlformats.org/drawingml/2006/main">
                <a:graphicData uri="http://schemas.microsoft.com/office/word/2010/wordprocessingShape">
                  <wps:wsp>
                    <wps:cNvCnPr/>
                    <wps:spPr>
                      <a:xfrm flipV="1">
                        <a:off x="0" y="0"/>
                        <a:ext cx="6288405" cy="1905"/>
                      </a:xfrm>
                      <a:prstGeom prst="line">
                        <a:avLst/>
                      </a:prstGeom>
                      <a:ln w="9525" cmpd="sng">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A85311" id="Conector recto 13" o:spid="_x0000_s1026" style="position:absolute;flip:y;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pt,39.5pt" to="493.05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" strokecolor="#7f7f7f [1612]"/>
          </w:pict>
        </mc:Fallback>
      </mc:AlternateContent>
    </w:r>
    <w:r>
      <w:rPr>
        <w:noProof/>
        <w:lang w:eastAsia="es-ES"/>
        <w14:ligatures w14:val="none"/>
        <w14:cntxtAlts w14:val="0"/>
      </w:rPr>
      <mc:AlternateContent>
        <mc:Choice Requires="wps">
          <w:drawing>
            <wp:anchor distT="0" distB="0" distL="114300" distR="114300" simplePos="0" relativeHeight="251597824" behindDoc="0" locked="0" layoutInCell="1" allowOverlap="1" wp14:anchorId="7AEE43E0" wp14:editId="04627DBF">
              <wp:simplePos x="0" y="0"/>
              <wp:positionH relativeFrom="column">
                <wp:posOffset>0</wp:posOffset>
              </wp:positionH>
              <wp:positionV relativeFrom="paragraph">
                <wp:posOffset>274320</wp:posOffset>
              </wp:positionV>
              <wp:extent cx="4640580" cy="342900"/>
              <wp:effectExtent l="0" t="0" r="0" b="12700"/>
              <wp:wrapNone/>
              <wp:docPr id="15" name="Cuadro de texto 15"/>
              <wp:cNvGraphicFramePr/>
              <a:graphic xmlns:a="http://schemas.openxmlformats.org/drawingml/2006/main">
                <a:graphicData uri="http://schemas.microsoft.com/office/word/2010/wordprocessingShape">
                  <wps:wsp>
                    <wps:cNvSpPr txBox="1"/>
                    <wps:spPr>
                      <a:xfrm>
                        <a:off x="0" y="0"/>
                        <a:ext cx="464058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sdt>
                          <w:sdtPr>
                            <w:rPr>
                              <w:sz w:val="22"/>
                            </w:rPr>
                            <w:alias w:val="Título"/>
                            <w:tag w:val=""/>
                            <w:id w:val="-641189482"/>
                            <w:dataBinding w:prefixMappings="xmlns:ns0='http://purl.org/dc/elements/1.1/' xmlns:ns1='http://schemas.openxmlformats.org/package/2006/metadata/core-properties' " w:xpath="/ns1:coreProperties[1]/ns0:title[1]" w:storeItemID="{6C3C8BC8-F283-45AE-878A-BAB7291924A1}"/>
                            <w:text/>
                          </w:sdtPr>
                          <w:sdtEndPr/>
                          <w:sdtContent>
                            <w:p w14:paraId="7E052B45" w14:textId="66D5B0F2" w:rsidR="00FD027E" w:rsidRPr="003B6297" w:rsidRDefault="00FD027E" w:rsidP="00D75881">
                              <w:pPr>
                                <w:pStyle w:val="portadaproyecto"/>
                                <w:jc w:val="center"/>
                                <w:rPr>
                                  <w:sz w:val="22"/>
                                </w:rPr>
                              </w:pPr>
                              <w:r>
                                <w:rPr>
                                  <w:sz w:val="22"/>
                                </w:rPr>
                                <w:t>Monitorización-gestión consumo eléctrico de una vivienda.</w:t>
                              </w:r>
                            </w:p>
                          </w:sdtContent>
                        </w:sdt>
                        <w:p w14:paraId="2759EF87" w14:textId="77777777" w:rsidR="00FD027E" w:rsidRPr="003B6297" w:rsidRDefault="00FD02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AEE43E0" id="_x0000_t202" coordsize="21600,21600" o:spt="202" path="m,l,21600r21600,l21600,xe">
              <v:stroke joinstyle="miter"/>
              <v:path gradientshapeok="t" o:connecttype="rect"/>
            </v:shapetype>
            <v:shape id="Cuadro de texto 15" o:spid="_x0000_s1036" type="#_x0000_t202" style="position:absolute;left:0;text-align:left;margin-left:0;margin-top:21.6pt;width:365.4pt;height:27pt;z-index:2515978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" filled="f" stroked="f">
              <v:textbox>
                <w:txbxContent>
                  <w:sdt>
                    <w:sdtPr>
                      <w:rPr>
                        <w:sz w:val="22"/>
                      </w:rPr>
                      <w:alias w:val="Título"/>
                      <w:tag w:val=""/>
                      <w:id w:val="-641189482"/>
                      <w:dataBinding w:prefixMappings="xmlns:ns0='http://purl.org/dc/elements/1.1/' xmlns:ns1='http://schemas.openxmlformats.org/package/2006/metadata/core-properties' " w:xpath="/ns1:coreProperties[1]/ns0:title[1]" w:storeItemID="{6C3C8BC8-F283-45AE-878A-BAB7291924A1}"/>
                      <w:text/>
                    </w:sdtPr>
                    <w:sdtEndPr/>
                    <w:sdtContent>
                      <w:p w14:paraId="7E052B45" w14:textId="66D5B0F2" w:rsidR="00FD027E" w:rsidRPr="003B6297" w:rsidRDefault="00FD027E" w:rsidP="00D75881">
                        <w:pPr>
                          <w:pStyle w:val="portadaproyecto"/>
                          <w:jc w:val="center"/>
                          <w:rPr>
                            <w:sz w:val="22"/>
                          </w:rPr>
                        </w:pPr>
                        <w:r>
                          <w:rPr>
                            <w:sz w:val="22"/>
                          </w:rPr>
                          <w:t>Monitorización-gestión consumo eléctrico de una vivienda.</w:t>
                        </w:r>
                      </w:p>
                    </w:sdtContent>
                  </w:sdt>
                  <w:p w14:paraId="2759EF87" w14:textId="77777777" w:rsidR="00FD027E" w:rsidRPr="003B6297" w:rsidRDefault="00FD027E"/>
                </w:txbxContent>
              </v:textbox>
            </v:shape>
          </w:pict>
        </mc:Fallback>
      </mc:AlternateContent>
    </w:r>
    <w:r>
      <w:rPr>
        <w:noProof/>
        <w:lang w:eastAsia="es-ES"/>
        <w14:ligatures w14:val="none"/>
        <w14:cntxtAlts w14:val="0"/>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B315E6" w14:textId="482388E0" w:rsidR="00FD027E" w:rsidRPr="00AD710D" w:rsidRDefault="00FD027E" w:rsidP="00AD710D">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3200CE" w14:textId="77777777" w:rsidR="00FD027E" w:rsidRDefault="00FD027E" w:rsidP="00160498">
    <w:pPr>
      <w:pStyle w:val="Encabezado"/>
      <w:tabs>
        <w:tab w:val="clear" w:pos="4252"/>
        <w:tab w:val="clear" w:pos="8504"/>
        <w:tab w:val="clear" w:pos="8789"/>
        <w:tab w:val="left" w:pos="1560"/>
      </w:tabs>
      <w:ind w:right="276" w:firstLine="708"/>
      <w:jc w:val="right"/>
    </w:pPr>
  </w:p>
  <w:p w14:paraId="4855EA6D" w14:textId="703E91EE" w:rsidR="00FD027E" w:rsidRDefault="00FD027E" w:rsidP="003F0941">
    <w:pPr>
      <w:pStyle w:val="Encabezado"/>
      <w:tabs>
        <w:tab w:val="clear" w:pos="4252"/>
        <w:tab w:val="clear" w:pos="8504"/>
        <w:tab w:val="clear" w:pos="8789"/>
        <w:tab w:val="left" w:pos="1560"/>
      </w:tabs>
      <w:ind w:right="-8" w:firstLine="708"/>
      <w:jc w:val="right"/>
    </w:pPr>
    <w:r>
      <w:rPr>
        <w:noProof/>
        <w:lang w:eastAsia="es-ES"/>
        <w14:ligatures w14:val="none"/>
        <w14:cntxtAlts w14:val="0"/>
      </w:rPr>
      <mc:AlternateContent>
        <mc:Choice Requires="wps">
          <w:drawing>
            <wp:anchor distT="0" distB="0" distL="114300" distR="114300" simplePos="0" relativeHeight="251698176" behindDoc="0" locked="0" layoutInCell="1" allowOverlap="1" wp14:anchorId="230F40B9" wp14:editId="1B32CCFB">
              <wp:simplePos x="0" y="0"/>
              <wp:positionH relativeFrom="column">
                <wp:posOffset>-362585</wp:posOffset>
              </wp:positionH>
              <wp:positionV relativeFrom="paragraph">
                <wp:posOffset>260795</wp:posOffset>
              </wp:positionV>
              <wp:extent cx="6288405" cy="1905"/>
              <wp:effectExtent l="0" t="0" r="36195" b="48895"/>
              <wp:wrapNone/>
              <wp:docPr id="17" name="Conector recto 17"/>
              <wp:cNvGraphicFramePr/>
              <a:graphic xmlns:a="http://schemas.openxmlformats.org/drawingml/2006/main">
                <a:graphicData uri="http://schemas.microsoft.com/office/word/2010/wordprocessingShape">
                  <wps:wsp>
                    <wps:cNvCnPr/>
                    <wps:spPr>
                      <a:xfrm flipV="1">
                        <a:off x="0" y="0"/>
                        <a:ext cx="6288405" cy="1905"/>
                      </a:xfrm>
                      <a:prstGeom prst="line">
                        <a:avLst/>
                      </a:prstGeom>
                      <a:ln w="9525">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1BACBA" id="Conector recto 17"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pt,20.55pt" to="466.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" strokecolor="#7f7f7f [1612]"/>
          </w:pict>
        </mc:Fallback>
      </mc:AlternateContent>
    </w:r>
    <w:r w:rsidRPr="00B00C7B">
      <w:rPr>
        <w:noProof/>
        <w:lang w:eastAsia="es-ES"/>
      </w:rPr>
      <mc:AlternateContent>
        <mc:Choice Requires="wps">
          <w:drawing>
            <wp:anchor distT="0" distB="0" distL="114300" distR="114300" simplePos="0" relativeHeight="251683840" behindDoc="0" locked="0" layoutInCell="0" allowOverlap="1" wp14:anchorId="06EE6F83" wp14:editId="04389C28">
              <wp:simplePos x="0" y="0"/>
              <wp:positionH relativeFrom="page">
                <wp:posOffset>31750</wp:posOffset>
              </wp:positionH>
              <wp:positionV relativeFrom="topMargin">
                <wp:posOffset>502920</wp:posOffset>
              </wp:positionV>
              <wp:extent cx="900430" cy="171450"/>
              <wp:effectExtent l="0" t="0" r="0" b="0"/>
              <wp:wrapNone/>
              <wp:docPr id="21" name="Cuadro de texto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171450"/>
                      </a:xfrm>
                      <a:prstGeom prst="rect">
                        <a:avLst/>
                      </a:prstGeom>
                      <a:noFill/>
                      <a:extLst/>
                    </wps:spPr>
                    <wps:txbx>
                      <w:txbxContent>
                        <w:p w14:paraId="1EB4C4C2" w14:textId="5D6BBC13" w:rsidR="00FD027E" w:rsidRPr="003B6297" w:rsidRDefault="00FD027E"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Pr>
                              <w:noProof/>
                              <w:sz w:val="20"/>
                              <w:szCs w:val="20"/>
                            </w:rPr>
                            <w:t>22</w:t>
                          </w:r>
                          <w:r w:rsidRPr="003B6297">
                            <w:rPr>
                              <w:sz w:val="20"/>
                              <w:szCs w:val="20"/>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06EE6F83" id="_x0000_t202" coordsize="21600,21600" o:spt="202" path="m,l,21600r21600,l21600,xe">
              <v:stroke joinstyle="miter"/>
              <v:path gradientshapeok="t" o:connecttype="rect"/>
            </v:shapetype>
            <v:shape id="_x0000_s1037" type="#_x0000_t202" style="position:absolute;left:0;text-align:left;margin-left:2.5pt;margin-top:39.6pt;width:70.9pt;height:13.5pt;z-index:251683840;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" o:allowincell="f" filled="f" stroked="f">
              <v:textbox style="mso-fit-shape-to-text:t" inset=",0,,0">
                <w:txbxContent>
                  <w:p w14:paraId="1EB4C4C2" w14:textId="5D6BBC13" w:rsidR="00FD027E" w:rsidRPr="003B6297" w:rsidRDefault="00FD027E"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Pr>
                        <w:noProof/>
                        <w:sz w:val="20"/>
                        <w:szCs w:val="20"/>
                      </w:rPr>
                      <w:t>22</w:t>
                    </w:r>
                    <w:r w:rsidRPr="003B6297">
                      <w:rPr>
                        <w:sz w:val="20"/>
                        <w:szCs w:val="20"/>
                      </w:rPr>
                      <w:fldChar w:fldCharType="end"/>
                    </w:r>
                  </w:p>
                </w:txbxContent>
              </v:textbox>
              <w10:wrap anchorx="page" anchory="margin"/>
            </v:shape>
          </w:pict>
        </mc:Fallback>
      </mc:AlternateContent>
    </w:r>
    <w:r>
      <w:rPr>
        <w:noProof/>
      </w:rPr>
      <w:fldChar w:fldCharType="begin"/>
    </w:r>
    <w:r>
      <w:rPr>
        <w:noProof/>
      </w:rPr>
      <w:instrText xml:space="preserve"> STYLEREF  "Título 1"  \* MERGEFORMAT </w:instrText>
    </w:r>
    <w:r w:rsidR="00CE7042">
      <w:rPr>
        <w:noProof/>
      </w:rPr>
      <w:fldChar w:fldCharType="separate"/>
    </w:r>
    <w:r w:rsidR="00CE7042">
      <w:rPr>
        <w:noProof/>
      </w:rPr>
      <w:t>Resultados</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60B0D"/>
    <w:multiLevelType w:val="multilevel"/>
    <w:tmpl w:val="D2CC6D4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9895BF8"/>
    <w:multiLevelType w:val="multilevel"/>
    <w:tmpl w:val="146A6630"/>
    <w:name w:val="MILISTA2"/>
    <w:lvl w:ilvl="0">
      <w:start w:val="1"/>
      <w:numFmt w:val="decimal"/>
      <w:lvlText w:val="%1"/>
      <w:lvlJc w:val="left"/>
      <w:pPr>
        <w:ind w:left="1709"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u w:val="none"/>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2" w15:restartNumberingAfterBreak="0">
    <w:nsid w:val="1B9E3838"/>
    <w:multiLevelType w:val="hybridMultilevel"/>
    <w:tmpl w:val="49A00A74"/>
    <w:lvl w:ilvl="0" w:tplc="2116B048">
      <w:start w:val="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2177ABD"/>
    <w:multiLevelType w:val="multilevel"/>
    <w:tmpl w:val="877285FE"/>
    <w:lvl w:ilvl="0">
      <w:start w:val="1"/>
      <w:numFmt w:val="decimal"/>
      <w:lvlText w:val="%1."/>
      <w:lvlJc w:val="left"/>
      <w:pPr>
        <w:ind w:left="0" w:firstLine="0"/>
      </w:pPr>
      <w:rPr>
        <w:rFonts w:hint="default"/>
      </w:rPr>
    </w:lvl>
    <w:lvl w:ilvl="1">
      <w:start w:val="2"/>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15:restartNumberingAfterBreak="0">
    <w:nsid w:val="29B94DB7"/>
    <w:multiLevelType w:val="multilevel"/>
    <w:tmpl w:val="BA4ECA70"/>
    <w:styleLink w:val="Example"/>
    <w:lvl w:ilvl="0">
      <w:start w:val="1"/>
      <w:numFmt w:val="decimal"/>
      <w:lvlText w:val="%1"/>
      <w:lvlJc w:val="left"/>
      <w:pPr>
        <w:ind w:left="720" w:hanging="360"/>
      </w:pPr>
      <w:rPr>
        <w:rFonts w:hint="default"/>
      </w:rPr>
    </w:lvl>
    <w:lvl w:ilvl="1">
      <w:start w:val="1"/>
      <w:numFmt w:val="decimal"/>
      <w:lvlText w:val="Example %1.%2"/>
      <w:lvlJc w:val="left"/>
      <w:pPr>
        <w:ind w:left="1080" w:hanging="36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 w15:restartNumberingAfterBreak="0">
    <w:nsid w:val="2A035F44"/>
    <w:multiLevelType w:val="hybridMultilevel"/>
    <w:tmpl w:val="D8F2462A"/>
    <w:lvl w:ilvl="0" w:tplc="0C0A0001">
      <w:start w:val="1"/>
      <w:numFmt w:val="bullet"/>
      <w:lvlText w:val=""/>
      <w:lvlJc w:val="left"/>
      <w:pPr>
        <w:ind w:left="918" w:hanging="360"/>
      </w:pPr>
      <w:rPr>
        <w:rFonts w:ascii="Symbol" w:hAnsi="Symbol" w:hint="default"/>
      </w:rPr>
    </w:lvl>
    <w:lvl w:ilvl="1" w:tplc="0C0A0003" w:tentative="1">
      <w:start w:val="1"/>
      <w:numFmt w:val="bullet"/>
      <w:lvlText w:val="o"/>
      <w:lvlJc w:val="left"/>
      <w:pPr>
        <w:ind w:left="1638" w:hanging="360"/>
      </w:pPr>
      <w:rPr>
        <w:rFonts w:ascii="Courier New" w:hAnsi="Courier New" w:cs="Courier New" w:hint="default"/>
      </w:rPr>
    </w:lvl>
    <w:lvl w:ilvl="2" w:tplc="0C0A0005" w:tentative="1">
      <w:start w:val="1"/>
      <w:numFmt w:val="bullet"/>
      <w:lvlText w:val=""/>
      <w:lvlJc w:val="left"/>
      <w:pPr>
        <w:ind w:left="2358" w:hanging="360"/>
      </w:pPr>
      <w:rPr>
        <w:rFonts w:ascii="Wingdings" w:hAnsi="Wingdings" w:hint="default"/>
      </w:rPr>
    </w:lvl>
    <w:lvl w:ilvl="3" w:tplc="0C0A0001" w:tentative="1">
      <w:start w:val="1"/>
      <w:numFmt w:val="bullet"/>
      <w:lvlText w:val=""/>
      <w:lvlJc w:val="left"/>
      <w:pPr>
        <w:ind w:left="3078" w:hanging="360"/>
      </w:pPr>
      <w:rPr>
        <w:rFonts w:ascii="Symbol" w:hAnsi="Symbol" w:hint="default"/>
      </w:rPr>
    </w:lvl>
    <w:lvl w:ilvl="4" w:tplc="0C0A0003" w:tentative="1">
      <w:start w:val="1"/>
      <w:numFmt w:val="bullet"/>
      <w:lvlText w:val="o"/>
      <w:lvlJc w:val="left"/>
      <w:pPr>
        <w:ind w:left="3798" w:hanging="360"/>
      </w:pPr>
      <w:rPr>
        <w:rFonts w:ascii="Courier New" w:hAnsi="Courier New" w:cs="Courier New" w:hint="default"/>
      </w:rPr>
    </w:lvl>
    <w:lvl w:ilvl="5" w:tplc="0C0A0005" w:tentative="1">
      <w:start w:val="1"/>
      <w:numFmt w:val="bullet"/>
      <w:lvlText w:val=""/>
      <w:lvlJc w:val="left"/>
      <w:pPr>
        <w:ind w:left="4518" w:hanging="360"/>
      </w:pPr>
      <w:rPr>
        <w:rFonts w:ascii="Wingdings" w:hAnsi="Wingdings" w:hint="default"/>
      </w:rPr>
    </w:lvl>
    <w:lvl w:ilvl="6" w:tplc="0C0A0001" w:tentative="1">
      <w:start w:val="1"/>
      <w:numFmt w:val="bullet"/>
      <w:lvlText w:val=""/>
      <w:lvlJc w:val="left"/>
      <w:pPr>
        <w:ind w:left="5238" w:hanging="360"/>
      </w:pPr>
      <w:rPr>
        <w:rFonts w:ascii="Symbol" w:hAnsi="Symbol" w:hint="default"/>
      </w:rPr>
    </w:lvl>
    <w:lvl w:ilvl="7" w:tplc="0C0A0003" w:tentative="1">
      <w:start w:val="1"/>
      <w:numFmt w:val="bullet"/>
      <w:lvlText w:val="o"/>
      <w:lvlJc w:val="left"/>
      <w:pPr>
        <w:ind w:left="5958" w:hanging="360"/>
      </w:pPr>
      <w:rPr>
        <w:rFonts w:ascii="Courier New" w:hAnsi="Courier New" w:cs="Courier New" w:hint="default"/>
      </w:rPr>
    </w:lvl>
    <w:lvl w:ilvl="8" w:tplc="0C0A0005" w:tentative="1">
      <w:start w:val="1"/>
      <w:numFmt w:val="bullet"/>
      <w:lvlText w:val=""/>
      <w:lvlJc w:val="left"/>
      <w:pPr>
        <w:ind w:left="6678" w:hanging="360"/>
      </w:pPr>
      <w:rPr>
        <w:rFonts w:ascii="Wingdings" w:hAnsi="Wingdings" w:hint="default"/>
      </w:rPr>
    </w:lvl>
  </w:abstractNum>
  <w:abstractNum w:abstractNumId="6" w15:restartNumberingAfterBreak="0">
    <w:nsid w:val="31E43BCC"/>
    <w:multiLevelType w:val="multilevel"/>
    <w:tmpl w:val="BC9C1E2A"/>
    <w:lvl w:ilvl="0">
      <w:start w:val="1"/>
      <w:numFmt w:val="decimal"/>
      <w:pStyle w:val="Ttulo"/>
      <w:lvlText w:val="%1"/>
      <w:lvlJc w:val="left"/>
      <w:pPr>
        <w:ind w:left="737" w:hanging="737"/>
      </w:pPr>
      <w:rPr>
        <w:rFonts w:hint="default"/>
      </w:rPr>
    </w:lvl>
    <w:lvl w:ilvl="1">
      <w:start w:val="1"/>
      <w:numFmt w:val="decimal"/>
      <w:pStyle w:val="Ejemplo"/>
      <w:suff w:val="space"/>
      <w:lvlText w:val="Example %1.%2"/>
      <w:lvlJc w:val="left"/>
      <w:pPr>
        <w:ind w:left="0" w:firstLine="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 w15:restartNumberingAfterBreak="0">
    <w:nsid w:val="344B71DF"/>
    <w:multiLevelType w:val="hybridMultilevel"/>
    <w:tmpl w:val="7C9E50A6"/>
    <w:lvl w:ilvl="0" w:tplc="0C0A0001">
      <w:start w:val="1"/>
      <w:numFmt w:val="bullet"/>
      <w:lvlText w:val=""/>
      <w:lvlJc w:val="left"/>
      <w:pPr>
        <w:ind w:left="1820" w:hanging="360"/>
      </w:pPr>
      <w:rPr>
        <w:rFonts w:ascii="Symbol" w:hAnsi="Symbol" w:hint="default"/>
      </w:rPr>
    </w:lvl>
    <w:lvl w:ilvl="1" w:tplc="0C0A0003" w:tentative="1">
      <w:start w:val="1"/>
      <w:numFmt w:val="bullet"/>
      <w:lvlText w:val="o"/>
      <w:lvlJc w:val="left"/>
      <w:pPr>
        <w:ind w:left="2540" w:hanging="360"/>
      </w:pPr>
      <w:rPr>
        <w:rFonts w:ascii="Courier New" w:hAnsi="Courier New" w:cs="Courier New" w:hint="default"/>
      </w:rPr>
    </w:lvl>
    <w:lvl w:ilvl="2" w:tplc="0C0A0005" w:tentative="1">
      <w:start w:val="1"/>
      <w:numFmt w:val="bullet"/>
      <w:lvlText w:val=""/>
      <w:lvlJc w:val="left"/>
      <w:pPr>
        <w:ind w:left="3260" w:hanging="360"/>
      </w:pPr>
      <w:rPr>
        <w:rFonts w:ascii="Wingdings" w:hAnsi="Wingdings" w:hint="default"/>
      </w:rPr>
    </w:lvl>
    <w:lvl w:ilvl="3" w:tplc="0C0A0001" w:tentative="1">
      <w:start w:val="1"/>
      <w:numFmt w:val="bullet"/>
      <w:lvlText w:val=""/>
      <w:lvlJc w:val="left"/>
      <w:pPr>
        <w:ind w:left="3980" w:hanging="360"/>
      </w:pPr>
      <w:rPr>
        <w:rFonts w:ascii="Symbol" w:hAnsi="Symbol" w:hint="default"/>
      </w:rPr>
    </w:lvl>
    <w:lvl w:ilvl="4" w:tplc="0C0A0003" w:tentative="1">
      <w:start w:val="1"/>
      <w:numFmt w:val="bullet"/>
      <w:lvlText w:val="o"/>
      <w:lvlJc w:val="left"/>
      <w:pPr>
        <w:ind w:left="4700" w:hanging="360"/>
      </w:pPr>
      <w:rPr>
        <w:rFonts w:ascii="Courier New" w:hAnsi="Courier New" w:cs="Courier New" w:hint="default"/>
      </w:rPr>
    </w:lvl>
    <w:lvl w:ilvl="5" w:tplc="0C0A0005" w:tentative="1">
      <w:start w:val="1"/>
      <w:numFmt w:val="bullet"/>
      <w:lvlText w:val=""/>
      <w:lvlJc w:val="left"/>
      <w:pPr>
        <w:ind w:left="5420" w:hanging="360"/>
      </w:pPr>
      <w:rPr>
        <w:rFonts w:ascii="Wingdings" w:hAnsi="Wingdings" w:hint="default"/>
      </w:rPr>
    </w:lvl>
    <w:lvl w:ilvl="6" w:tplc="0C0A0001" w:tentative="1">
      <w:start w:val="1"/>
      <w:numFmt w:val="bullet"/>
      <w:lvlText w:val=""/>
      <w:lvlJc w:val="left"/>
      <w:pPr>
        <w:ind w:left="6140" w:hanging="360"/>
      </w:pPr>
      <w:rPr>
        <w:rFonts w:ascii="Symbol" w:hAnsi="Symbol" w:hint="default"/>
      </w:rPr>
    </w:lvl>
    <w:lvl w:ilvl="7" w:tplc="0C0A0003" w:tentative="1">
      <w:start w:val="1"/>
      <w:numFmt w:val="bullet"/>
      <w:lvlText w:val="o"/>
      <w:lvlJc w:val="left"/>
      <w:pPr>
        <w:ind w:left="6860" w:hanging="360"/>
      </w:pPr>
      <w:rPr>
        <w:rFonts w:ascii="Courier New" w:hAnsi="Courier New" w:cs="Courier New" w:hint="default"/>
      </w:rPr>
    </w:lvl>
    <w:lvl w:ilvl="8" w:tplc="0C0A0005" w:tentative="1">
      <w:start w:val="1"/>
      <w:numFmt w:val="bullet"/>
      <w:lvlText w:val=""/>
      <w:lvlJc w:val="left"/>
      <w:pPr>
        <w:ind w:left="7580" w:hanging="360"/>
      </w:pPr>
      <w:rPr>
        <w:rFonts w:ascii="Wingdings" w:hAnsi="Wingdings" w:hint="default"/>
      </w:rPr>
    </w:lvl>
  </w:abstractNum>
  <w:abstractNum w:abstractNumId="8" w15:restartNumberingAfterBreak="0">
    <w:nsid w:val="35BF1BAF"/>
    <w:multiLevelType w:val="multilevel"/>
    <w:tmpl w:val="D2EA04C0"/>
    <w:lvl w:ilvl="0">
      <w:start w:val="2"/>
      <w:numFmt w:val="decimal"/>
      <w:lvlText w:val="%1"/>
      <w:lvlJc w:val="left"/>
      <w:pPr>
        <w:ind w:left="792" w:hanging="360"/>
      </w:pPr>
      <w:rPr>
        <w:rFonts w:hint="default"/>
      </w:rPr>
    </w:lvl>
    <w:lvl w:ilvl="1">
      <w:start w:val="1"/>
      <w:numFmt w:val="decimal"/>
      <w:pStyle w:val="Ttulo2"/>
      <w:isLgl/>
      <w:lvlText w:val="%1.%2."/>
      <w:lvlJc w:val="left"/>
      <w:pPr>
        <w:ind w:left="1004" w:hanging="72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872" w:hanging="144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2232" w:hanging="1800"/>
      </w:pPr>
      <w:rPr>
        <w:rFonts w:hint="default"/>
      </w:rPr>
    </w:lvl>
    <w:lvl w:ilvl="8">
      <w:start w:val="1"/>
      <w:numFmt w:val="decimal"/>
      <w:isLgl/>
      <w:lvlText w:val="%1.%2.%3.%4.%5.%6.%7.%8.%9."/>
      <w:lvlJc w:val="left"/>
      <w:pPr>
        <w:ind w:left="2232" w:hanging="1800"/>
      </w:pPr>
      <w:rPr>
        <w:rFonts w:hint="default"/>
      </w:rPr>
    </w:lvl>
  </w:abstractNum>
  <w:abstractNum w:abstractNumId="9" w15:restartNumberingAfterBreak="0">
    <w:nsid w:val="37EB7888"/>
    <w:multiLevelType w:val="multilevel"/>
    <w:tmpl w:val="877285FE"/>
    <w:lvl w:ilvl="0">
      <w:start w:val="1"/>
      <w:numFmt w:val="decimal"/>
      <w:lvlText w:val="%1."/>
      <w:lvlJc w:val="left"/>
      <w:pPr>
        <w:ind w:left="0" w:firstLine="0"/>
      </w:pPr>
      <w:rPr>
        <w:rFonts w:hint="default"/>
      </w:rPr>
    </w:lvl>
    <w:lvl w:ilvl="1">
      <w:start w:val="2"/>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15:restartNumberingAfterBreak="0">
    <w:nsid w:val="39BA46F3"/>
    <w:multiLevelType w:val="multilevel"/>
    <w:tmpl w:val="2304D7BE"/>
    <w:lvl w:ilvl="0">
      <w:start w:val="2"/>
      <w:numFmt w:val="decimal"/>
      <w:lvlText w:val="%1."/>
      <w:lvlJc w:val="left"/>
      <w:pPr>
        <w:ind w:left="0" w:firstLine="0"/>
      </w:pPr>
      <w:rPr>
        <w:rFonts w:hint="default"/>
      </w:rPr>
    </w:lvl>
    <w:lvl w:ilvl="1">
      <w:start w:val="3"/>
      <w:numFmt w:val="decimal"/>
      <w:suff w:val="space"/>
      <w:lvlText w:val="%1.%2."/>
      <w:lvlJc w:val="left"/>
      <w:pPr>
        <w:ind w:left="0" w:firstLine="0"/>
      </w:pPr>
      <w:rPr>
        <w:rFonts w:hint="default"/>
        <w:lang w:val="es-ES_tradnl"/>
      </w:rPr>
    </w:lvl>
    <w:lvl w:ilvl="2">
      <w:start w:val="1"/>
      <w:numFmt w:val="decimal"/>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15:restartNumberingAfterBreak="0">
    <w:nsid w:val="4526054C"/>
    <w:multiLevelType w:val="hybridMultilevel"/>
    <w:tmpl w:val="CD4E9F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7485FEE"/>
    <w:multiLevelType w:val="hybridMultilevel"/>
    <w:tmpl w:val="4F9692FE"/>
    <w:lvl w:ilvl="0" w:tplc="4ABC8C56">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B1F2E6D"/>
    <w:multiLevelType w:val="multilevel"/>
    <w:tmpl w:val="746E196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CB1457A"/>
    <w:multiLevelType w:val="hybridMultilevel"/>
    <w:tmpl w:val="4C107D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4B25C53"/>
    <w:multiLevelType w:val="multilevel"/>
    <w:tmpl w:val="FA0893AC"/>
    <w:name w:val="MILISTA"/>
    <w:lvl w:ilvl="0">
      <w:start w:val="1"/>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3.%1.%2"/>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16" w15:restartNumberingAfterBreak="0">
    <w:nsid w:val="69A51EE9"/>
    <w:multiLevelType w:val="multilevel"/>
    <w:tmpl w:val="F1E47042"/>
    <w:lvl w:ilvl="0">
      <w:start w:val="1"/>
      <w:numFmt w:val="decimal"/>
      <w:pStyle w:val="Ttulo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7" w15:restartNumberingAfterBreak="0">
    <w:nsid w:val="6B574365"/>
    <w:multiLevelType w:val="hybridMultilevel"/>
    <w:tmpl w:val="7BEA2B4A"/>
    <w:lvl w:ilvl="0" w:tplc="0C0A0001">
      <w:start w:val="1"/>
      <w:numFmt w:val="bullet"/>
      <w:lvlText w:val=""/>
      <w:lvlJc w:val="left"/>
      <w:pPr>
        <w:ind w:left="918" w:hanging="360"/>
      </w:pPr>
      <w:rPr>
        <w:rFonts w:ascii="Symbol" w:hAnsi="Symbol" w:hint="default"/>
      </w:rPr>
    </w:lvl>
    <w:lvl w:ilvl="1" w:tplc="0C0A0003" w:tentative="1">
      <w:start w:val="1"/>
      <w:numFmt w:val="bullet"/>
      <w:lvlText w:val="o"/>
      <w:lvlJc w:val="left"/>
      <w:pPr>
        <w:ind w:left="1638" w:hanging="360"/>
      </w:pPr>
      <w:rPr>
        <w:rFonts w:ascii="Courier New" w:hAnsi="Courier New" w:cs="Courier New" w:hint="default"/>
      </w:rPr>
    </w:lvl>
    <w:lvl w:ilvl="2" w:tplc="0C0A0005" w:tentative="1">
      <w:start w:val="1"/>
      <w:numFmt w:val="bullet"/>
      <w:lvlText w:val=""/>
      <w:lvlJc w:val="left"/>
      <w:pPr>
        <w:ind w:left="2358" w:hanging="360"/>
      </w:pPr>
      <w:rPr>
        <w:rFonts w:ascii="Wingdings" w:hAnsi="Wingdings" w:hint="default"/>
      </w:rPr>
    </w:lvl>
    <w:lvl w:ilvl="3" w:tplc="0C0A0001" w:tentative="1">
      <w:start w:val="1"/>
      <w:numFmt w:val="bullet"/>
      <w:lvlText w:val=""/>
      <w:lvlJc w:val="left"/>
      <w:pPr>
        <w:ind w:left="3078" w:hanging="360"/>
      </w:pPr>
      <w:rPr>
        <w:rFonts w:ascii="Symbol" w:hAnsi="Symbol" w:hint="default"/>
      </w:rPr>
    </w:lvl>
    <w:lvl w:ilvl="4" w:tplc="0C0A0003" w:tentative="1">
      <w:start w:val="1"/>
      <w:numFmt w:val="bullet"/>
      <w:lvlText w:val="o"/>
      <w:lvlJc w:val="left"/>
      <w:pPr>
        <w:ind w:left="3798" w:hanging="360"/>
      </w:pPr>
      <w:rPr>
        <w:rFonts w:ascii="Courier New" w:hAnsi="Courier New" w:cs="Courier New" w:hint="default"/>
      </w:rPr>
    </w:lvl>
    <w:lvl w:ilvl="5" w:tplc="0C0A0005" w:tentative="1">
      <w:start w:val="1"/>
      <w:numFmt w:val="bullet"/>
      <w:lvlText w:val=""/>
      <w:lvlJc w:val="left"/>
      <w:pPr>
        <w:ind w:left="4518" w:hanging="360"/>
      </w:pPr>
      <w:rPr>
        <w:rFonts w:ascii="Wingdings" w:hAnsi="Wingdings" w:hint="default"/>
      </w:rPr>
    </w:lvl>
    <w:lvl w:ilvl="6" w:tplc="0C0A0001" w:tentative="1">
      <w:start w:val="1"/>
      <w:numFmt w:val="bullet"/>
      <w:lvlText w:val=""/>
      <w:lvlJc w:val="left"/>
      <w:pPr>
        <w:ind w:left="5238" w:hanging="360"/>
      </w:pPr>
      <w:rPr>
        <w:rFonts w:ascii="Symbol" w:hAnsi="Symbol" w:hint="default"/>
      </w:rPr>
    </w:lvl>
    <w:lvl w:ilvl="7" w:tplc="0C0A0003" w:tentative="1">
      <w:start w:val="1"/>
      <w:numFmt w:val="bullet"/>
      <w:lvlText w:val="o"/>
      <w:lvlJc w:val="left"/>
      <w:pPr>
        <w:ind w:left="5958" w:hanging="360"/>
      </w:pPr>
      <w:rPr>
        <w:rFonts w:ascii="Courier New" w:hAnsi="Courier New" w:cs="Courier New" w:hint="default"/>
      </w:rPr>
    </w:lvl>
    <w:lvl w:ilvl="8" w:tplc="0C0A0005" w:tentative="1">
      <w:start w:val="1"/>
      <w:numFmt w:val="bullet"/>
      <w:lvlText w:val=""/>
      <w:lvlJc w:val="left"/>
      <w:pPr>
        <w:ind w:left="6678" w:hanging="360"/>
      </w:pPr>
      <w:rPr>
        <w:rFonts w:ascii="Wingdings" w:hAnsi="Wingdings" w:hint="default"/>
      </w:rPr>
    </w:lvl>
  </w:abstractNum>
  <w:abstractNum w:abstractNumId="18" w15:restartNumberingAfterBreak="0">
    <w:nsid w:val="6BBC4A10"/>
    <w:multiLevelType w:val="multilevel"/>
    <w:tmpl w:val="9544F2DA"/>
    <w:lvl w:ilvl="0">
      <w:start w:val="2"/>
      <w:numFmt w:val="decimal"/>
      <w:lvlText w:val="%1"/>
      <w:lvlJc w:val="left"/>
      <w:pPr>
        <w:ind w:left="792" w:hanging="36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872" w:hanging="144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2232" w:hanging="1800"/>
      </w:pPr>
      <w:rPr>
        <w:rFonts w:hint="default"/>
      </w:rPr>
    </w:lvl>
    <w:lvl w:ilvl="8">
      <w:start w:val="1"/>
      <w:numFmt w:val="decimal"/>
      <w:isLgl/>
      <w:lvlText w:val="%1.%2.%3.%4.%5.%6.%7.%8.%9."/>
      <w:lvlJc w:val="left"/>
      <w:pPr>
        <w:ind w:left="2232" w:hanging="1800"/>
      </w:pPr>
      <w:rPr>
        <w:rFonts w:hint="default"/>
      </w:rPr>
    </w:lvl>
  </w:abstractNum>
  <w:abstractNum w:abstractNumId="19" w15:restartNumberingAfterBreak="0">
    <w:nsid w:val="6D1B64AA"/>
    <w:multiLevelType w:val="hybridMultilevel"/>
    <w:tmpl w:val="36BE6A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1592456"/>
    <w:multiLevelType w:val="multilevel"/>
    <w:tmpl w:val="36BE6AA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716E67B0"/>
    <w:multiLevelType w:val="hybridMultilevel"/>
    <w:tmpl w:val="DC6A6840"/>
    <w:lvl w:ilvl="0" w:tplc="204C860C">
      <w:start w:val="3"/>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2B55AB8"/>
    <w:multiLevelType w:val="multilevel"/>
    <w:tmpl w:val="1626015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6"/>
  </w:num>
  <w:num w:numId="3">
    <w:abstractNumId w:val="16"/>
  </w:num>
  <w:num w:numId="4">
    <w:abstractNumId w:val="0"/>
  </w:num>
  <w:num w:numId="5">
    <w:abstractNumId w:val="10"/>
  </w:num>
  <w:num w:numId="6">
    <w:abstractNumId w:val="5"/>
  </w:num>
  <w:num w:numId="7">
    <w:abstractNumId w:val="17"/>
  </w:num>
  <w:num w:numId="8">
    <w:abstractNumId w:val="19"/>
  </w:num>
  <w:num w:numId="9">
    <w:abstractNumId w:val="20"/>
  </w:num>
  <w:num w:numId="10">
    <w:abstractNumId w:val="14"/>
  </w:num>
  <w:num w:numId="11">
    <w:abstractNumId w:val="16"/>
  </w:num>
  <w:num w:numId="12">
    <w:abstractNumId w:val="16"/>
  </w:num>
  <w:num w:numId="13">
    <w:abstractNumId w:val="16"/>
  </w:num>
  <w:num w:numId="14">
    <w:abstractNumId w:val="16"/>
  </w:num>
  <w:num w:numId="15">
    <w:abstractNumId w:val="16"/>
  </w:num>
  <w:num w:numId="16">
    <w:abstractNumId w:val="16"/>
  </w:num>
  <w:num w:numId="17">
    <w:abstractNumId w:val="16"/>
  </w:num>
  <w:num w:numId="18">
    <w:abstractNumId w:val="9"/>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
  </w:num>
  <w:num w:numId="28">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0"/>
  </w:num>
  <w:num w:numId="35">
    <w:abstractNumId w:val="11"/>
  </w:num>
  <w:num w:numId="36">
    <w:abstractNumId w:val="18"/>
  </w:num>
  <w:num w:numId="37">
    <w:abstractNumId w:val="7"/>
  </w:num>
  <w:num w:numId="38">
    <w:abstractNumId w:val="22"/>
  </w:num>
  <w:num w:numId="39">
    <w:abstractNumId w:val="13"/>
  </w:num>
  <w:num w:numId="40">
    <w:abstractNumId w:val="8"/>
  </w:num>
  <w:num w:numId="41">
    <w:abstractNumId w:val="21"/>
  </w:num>
  <w:num w:numId="42">
    <w:abstractNumId w:val="12"/>
  </w:num>
  <w:num w:numId="43">
    <w:abstractNumId w:val="2"/>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lias Marin Dominguez">
    <w15:presenceInfo w15:providerId="Windows Live" w15:userId="b9cb76c1ea17ee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1"/>
  <w:activeWritingStyle w:appName="MSWord" w:lang="en-GB" w:vendorID="64" w:dllVersion="6" w:nlCheck="1" w:checkStyle="1"/>
  <w:activeWritingStyle w:appName="MSWord" w:lang="es-ES" w:vendorID="64" w:dllVersion="6" w:nlCheck="1" w:checkStyle="0"/>
  <w:activeWritingStyle w:appName="MSWord" w:lang="es-ES_tradnl" w:vendorID="64" w:dllVersion="6" w:nlCheck="1" w:checkStyle="0"/>
  <w:activeWritingStyle w:appName="MSWord" w:lang="es-ES_tradnl" w:vendorID="64" w:dllVersion="0" w:nlCheck="1" w:checkStyle="0"/>
  <w:activeWritingStyle w:appName="MSWord" w:lang="en-US" w:vendorID="64" w:dllVersion="0" w:nlCheck="1" w:checkStyle="0"/>
  <w:activeWritingStyle w:appName="MSWord" w:lang="es-ES" w:vendorID="64" w:dllVersion="0" w:nlCheck="1" w:checkStyle="0"/>
  <w:trackRevisions/>
  <w:defaultTabStop w:val="709"/>
  <w:hyphenationZone w:val="425"/>
  <w:evenAndOddHeaders/>
  <w:drawingGridHorizontalSpacing w:val="57"/>
  <w:drawingGridVerticalSpacing w:val="57"/>
  <w:doNotUseMarginsForDrawingGridOrigin/>
  <w:drawingGridHorizontalOrigin w:val="1418"/>
  <w:drawingGridVerticalOrigin w:val="113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105C"/>
    <w:rsid w:val="0000017F"/>
    <w:rsid w:val="000064D0"/>
    <w:rsid w:val="0000699D"/>
    <w:rsid w:val="00006F25"/>
    <w:rsid w:val="00007C0A"/>
    <w:rsid w:val="00011165"/>
    <w:rsid w:val="00011314"/>
    <w:rsid w:val="00012814"/>
    <w:rsid w:val="000154E2"/>
    <w:rsid w:val="00015BDC"/>
    <w:rsid w:val="0001743B"/>
    <w:rsid w:val="00022733"/>
    <w:rsid w:val="00023669"/>
    <w:rsid w:val="00031334"/>
    <w:rsid w:val="00031605"/>
    <w:rsid w:val="000318F8"/>
    <w:rsid w:val="00032EED"/>
    <w:rsid w:val="00032FCC"/>
    <w:rsid w:val="000331F3"/>
    <w:rsid w:val="000343A2"/>
    <w:rsid w:val="00034CFB"/>
    <w:rsid w:val="00034F45"/>
    <w:rsid w:val="0003680F"/>
    <w:rsid w:val="00036A9D"/>
    <w:rsid w:val="000378AB"/>
    <w:rsid w:val="00041A15"/>
    <w:rsid w:val="00042459"/>
    <w:rsid w:val="000427B8"/>
    <w:rsid w:val="00044945"/>
    <w:rsid w:val="000454D8"/>
    <w:rsid w:val="0004658F"/>
    <w:rsid w:val="000466DD"/>
    <w:rsid w:val="000469AD"/>
    <w:rsid w:val="00046A4C"/>
    <w:rsid w:val="00046A80"/>
    <w:rsid w:val="000470E8"/>
    <w:rsid w:val="0005031F"/>
    <w:rsid w:val="000509FB"/>
    <w:rsid w:val="000518CB"/>
    <w:rsid w:val="0005397C"/>
    <w:rsid w:val="00054136"/>
    <w:rsid w:val="000553EC"/>
    <w:rsid w:val="0006068D"/>
    <w:rsid w:val="000619A7"/>
    <w:rsid w:val="000640F2"/>
    <w:rsid w:val="00064695"/>
    <w:rsid w:val="000664B4"/>
    <w:rsid w:val="00070889"/>
    <w:rsid w:val="0007294D"/>
    <w:rsid w:val="00073BB9"/>
    <w:rsid w:val="0007459C"/>
    <w:rsid w:val="00074C84"/>
    <w:rsid w:val="000835EF"/>
    <w:rsid w:val="000853C3"/>
    <w:rsid w:val="000859A0"/>
    <w:rsid w:val="000865AA"/>
    <w:rsid w:val="00087A27"/>
    <w:rsid w:val="00087CE5"/>
    <w:rsid w:val="00090064"/>
    <w:rsid w:val="000903F2"/>
    <w:rsid w:val="00091B74"/>
    <w:rsid w:val="00091BB5"/>
    <w:rsid w:val="000925EF"/>
    <w:rsid w:val="000958A3"/>
    <w:rsid w:val="00096A0B"/>
    <w:rsid w:val="0009790B"/>
    <w:rsid w:val="000A1757"/>
    <w:rsid w:val="000A39FA"/>
    <w:rsid w:val="000A408A"/>
    <w:rsid w:val="000A5BEA"/>
    <w:rsid w:val="000A68EF"/>
    <w:rsid w:val="000A7726"/>
    <w:rsid w:val="000A7C91"/>
    <w:rsid w:val="000B0562"/>
    <w:rsid w:val="000B09ED"/>
    <w:rsid w:val="000B1CDF"/>
    <w:rsid w:val="000B1D4F"/>
    <w:rsid w:val="000B26D9"/>
    <w:rsid w:val="000B4B19"/>
    <w:rsid w:val="000B51D2"/>
    <w:rsid w:val="000B7B21"/>
    <w:rsid w:val="000C06A8"/>
    <w:rsid w:val="000C2930"/>
    <w:rsid w:val="000C2A33"/>
    <w:rsid w:val="000C377B"/>
    <w:rsid w:val="000C491C"/>
    <w:rsid w:val="000C528A"/>
    <w:rsid w:val="000C5C90"/>
    <w:rsid w:val="000C6E6A"/>
    <w:rsid w:val="000C7911"/>
    <w:rsid w:val="000D025D"/>
    <w:rsid w:val="000D19B2"/>
    <w:rsid w:val="000D6AAA"/>
    <w:rsid w:val="000D79C9"/>
    <w:rsid w:val="000D7D01"/>
    <w:rsid w:val="000E00BD"/>
    <w:rsid w:val="000E0AF8"/>
    <w:rsid w:val="000E0F41"/>
    <w:rsid w:val="000E11EC"/>
    <w:rsid w:val="000E18C5"/>
    <w:rsid w:val="000E68FA"/>
    <w:rsid w:val="000E7B97"/>
    <w:rsid w:val="000F1C8A"/>
    <w:rsid w:val="000F2603"/>
    <w:rsid w:val="000F51C9"/>
    <w:rsid w:val="000F71CF"/>
    <w:rsid w:val="00100C9C"/>
    <w:rsid w:val="00101080"/>
    <w:rsid w:val="00103191"/>
    <w:rsid w:val="001039A5"/>
    <w:rsid w:val="00104E83"/>
    <w:rsid w:val="001074AD"/>
    <w:rsid w:val="00110175"/>
    <w:rsid w:val="0011103B"/>
    <w:rsid w:val="00114925"/>
    <w:rsid w:val="00116212"/>
    <w:rsid w:val="00117047"/>
    <w:rsid w:val="00117D02"/>
    <w:rsid w:val="001214D5"/>
    <w:rsid w:val="001217F5"/>
    <w:rsid w:val="00121889"/>
    <w:rsid w:val="0012268C"/>
    <w:rsid w:val="00122FAE"/>
    <w:rsid w:val="001250F2"/>
    <w:rsid w:val="00125953"/>
    <w:rsid w:val="0012613A"/>
    <w:rsid w:val="001271A1"/>
    <w:rsid w:val="00130C79"/>
    <w:rsid w:val="0013233D"/>
    <w:rsid w:val="00132980"/>
    <w:rsid w:val="00132C90"/>
    <w:rsid w:val="00132EA6"/>
    <w:rsid w:val="00135040"/>
    <w:rsid w:val="001356AA"/>
    <w:rsid w:val="0013636E"/>
    <w:rsid w:val="001406A9"/>
    <w:rsid w:val="00140AB6"/>
    <w:rsid w:val="001410A9"/>
    <w:rsid w:val="001444C7"/>
    <w:rsid w:val="00146185"/>
    <w:rsid w:val="00152AC0"/>
    <w:rsid w:val="001530FD"/>
    <w:rsid w:val="00154322"/>
    <w:rsid w:val="001546D3"/>
    <w:rsid w:val="001551B5"/>
    <w:rsid w:val="00156B67"/>
    <w:rsid w:val="001575BB"/>
    <w:rsid w:val="00160498"/>
    <w:rsid w:val="001617F7"/>
    <w:rsid w:val="00161AF8"/>
    <w:rsid w:val="0016223B"/>
    <w:rsid w:val="00162C50"/>
    <w:rsid w:val="00163CBB"/>
    <w:rsid w:val="00164558"/>
    <w:rsid w:val="00164F90"/>
    <w:rsid w:val="00165B28"/>
    <w:rsid w:val="001667B9"/>
    <w:rsid w:val="001667DF"/>
    <w:rsid w:val="00166FC9"/>
    <w:rsid w:val="00167314"/>
    <w:rsid w:val="00170FD0"/>
    <w:rsid w:val="0017289F"/>
    <w:rsid w:val="00176B7D"/>
    <w:rsid w:val="0018043F"/>
    <w:rsid w:val="001809D1"/>
    <w:rsid w:val="00181374"/>
    <w:rsid w:val="0018156B"/>
    <w:rsid w:val="00182115"/>
    <w:rsid w:val="0018311B"/>
    <w:rsid w:val="00183AFA"/>
    <w:rsid w:val="00183F1B"/>
    <w:rsid w:val="00184FBE"/>
    <w:rsid w:val="0018562B"/>
    <w:rsid w:val="00187209"/>
    <w:rsid w:val="001877B8"/>
    <w:rsid w:val="00190FD9"/>
    <w:rsid w:val="00191E90"/>
    <w:rsid w:val="001926E6"/>
    <w:rsid w:val="00193D13"/>
    <w:rsid w:val="00194568"/>
    <w:rsid w:val="00194BB7"/>
    <w:rsid w:val="00195A40"/>
    <w:rsid w:val="00196A73"/>
    <w:rsid w:val="00196EA1"/>
    <w:rsid w:val="001A04C2"/>
    <w:rsid w:val="001A0871"/>
    <w:rsid w:val="001A12CF"/>
    <w:rsid w:val="001A203A"/>
    <w:rsid w:val="001A2A5C"/>
    <w:rsid w:val="001A3595"/>
    <w:rsid w:val="001A3AD4"/>
    <w:rsid w:val="001A4507"/>
    <w:rsid w:val="001A4740"/>
    <w:rsid w:val="001B15DC"/>
    <w:rsid w:val="001B17A5"/>
    <w:rsid w:val="001B2C26"/>
    <w:rsid w:val="001B4E7F"/>
    <w:rsid w:val="001C1A6A"/>
    <w:rsid w:val="001C1DF6"/>
    <w:rsid w:val="001C3D92"/>
    <w:rsid w:val="001D09AF"/>
    <w:rsid w:val="001D0D55"/>
    <w:rsid w:val="001D18EF"/>
    <w:rsid w:val="001D32E5"/>
    <w:rsid w:val="001D3EE4"/>
    <w:rsid w:val="001D59DD"/>
    <w:rsid w:val="001D5E52"/>
    <w:rsid w:val="001D64D2"/>
    <w:rsid w:val="001E00C3"/>
    <w:rsid w:val="001E55BD"/>
    <w:rsid w:val="001E679B"/>
    <w:rsid w:val="001E6D84"/>
    <w:rsid w:val="001E73AB"/>
    <w:rsid w:val="001E78B1"/>
    <w:rsid w:val="001F039F"/>
    <w:rsid w:val="001F0656"/>
    <w:rsid w:val="001F1D73"/>
    <w:rsid w:val="001F46BE"/>
    <w:rsid w:val="001F65F2"/>
    <w:rsid w:val="001F674D"/>
    <w:rsid w:val="001F7693"/>
    <w:rsid w:val="001F7E41"/>
    <w:rsid w:val="00201292"/>
    <w:rsid w:val="002036C5"/>
    <w:rsid w:val="00204B27"/>
    <w:rsid w:val="00205567"/>
    <w:rsid w:val="00205F57"/>
    <w:rsid w:val="00210BFD"/>
    <w:rsid w:val="00213B03"/>
    <w:rsid w:val="00213FAA"/>
    <w:rsid w:val="00214821"/>
    <w:rsid w:val="00217228"/>
    <w:rsid w:val="00217832"/>
    <w:rsid w:val="00221CCF"/>
    <w:rsid w:val="00224B97"/>
    <w:rsid w:val="002254B1"/>
    <w:rsid w:val="00226635"/>
    <w:rsid w:val="002309A8"/>
    <w:rsid w:val="0023489C"/>
    <w:rsid w:val="002353F9"/>
    <w:rsid w:val="0023567F"/>
    <w:rsid w:val="002367B4"/>
    <w:rsid w:val="00241BA6"/>
    <w:rsid w:val="002431D3"/>
    <w:rsid w:val="0024336B"/>
    <w:rsid w:val="00244461"/>
    <w:rsid w:val="0024504C"/>
    <w:rsid w:val="002452BC"/>
    <w:rsid w:val="0025084D"/>
    <w:rsid w:val="0025124F"/>
    <w:rsid w:val="0025195F"/>
    <w:rsid w:val="00253B16"/>
    <w:rsid w:val="00253C2D"/>
    <w:rsid w:val="0025712C"/>
    <w:rsid w:val="00257297"/>
    <w:rsid w:val="00257F5C"/>
    <w:rsid w:val="002601A9"/>
    <w:rsid w:val="00263B11"/>
    <w:rsid w:val="00264610"/>
    <w:rsid w:val="0026601D"/>
    <w:rsid w:val="00267119"/>
    <w:rsid w:val="002672CF"/>
    <w:rsid w:val="00267F1D"/>
    <w:rsid w:val="00270F5B"/>
    <w:rsid w:val="00273079"/>
    <w:rsid w:val="00274A51"/>
    <w:rsid w:val="00276FA9"/>
    <w:rsid w:val="00277C81"/>
    <w:rsid w:val="00281526"/>
    <w:rsid w:val="00281794"/>
    <w:rsid w:val="00282C4D"/>
    <w:rsid w:val="00283037"/>
    <w:rsid w:val="00291611"/>
    <w:rsid w:val="00292C40"/>
    <w:rsid w:val="002958CC"/>
    <w:rsid w:val="00295A93"/>
    <w:rsid w:val="002968DA"/>
    <w:rsid w:val="00297616"/>
    <w:rsid w:val="002A1C01"/>
    <w:rsid w:val="002A5245"/>
    <w:rsid w:val="002B10FC"/>
    <w:rsid w:val="002B2ABD"/>
    <w:rsid w:val="002B2EAA"/>
    <w:rsid w:val="002B4B91"/>
    <w:rsid w:val="002B4C7E"/>
    <w:rsid w:val="002B76A1"/>
    <w:rsid w:val="002C49D1"/>
    <w:rsid w:val="002C52E9"/>
    <w:rsid w:val="002C64E5"/>
    <w:rsid w:val="002C67C5"/>
    <w:rsid w:val="002C6A30"/>
    <w:rsid w:val="002C6B47"/>
    <w:rsid w:val="002C7F86"/>
    <w:rsid w:val="002D02D7"/>
    <w:rsid w:val="002D16C3"/>
    <w:rsid w:val="002D2EFB"/>
    <w:rsid w:val="002D5449"/>
    <w:rsid w:val="002D685F"/>
    <w:rsid w:val="002E1DB5"/>
    <w:rsid w:val="002E2E76"/>
    <w:rsid w:val="002E3C1A"/>
    <w:rsid w:val="002E4D99"/>
    <w:rsid w:val="002E53CD"/>
    <w:rsid w:val="002E5828"/>
    <w:rsid w:val="002E5DB2"/>
    <w:rsid w:val="002E5E78"/>
    <w:rsid w:val="002E790E"/>
    <w:rsid w:val="002F0E11"/>
    <w:rsid w:val="002F295B"/>
    <w:rsid w:val="002F3C71"/>
    <w:rsid w:val="002F43A9"/>
    <w:rsid w:val="002F7058"/>
    <w:rsid w:val="002F7B84"/>
    <w:rsid w:val="00300DB8"/>
    <w:rsid w:val="0030326D"/>
    <w:rsid w:val="00304CB3"/>
    <w:rsid w:val="00305246"/>
    <w:rsid w:val="00305328"/>
    <w:rsid w:val="0031008F"/>
    <w:rsid w:val="00311A5A"/>
    <w:rsid w:val="003146F4"/>
    <w:rsid w:val="00314B34"/>
    <w:rsid w:val="00316075"/>
    <w:rsid w:val="00316F26"/>
    <w:rsid w:val="00317288"/>
    <w:rsid w:val="00321E36"/>
    <w:rsid w:val="0032585F"/>
    <w:rsid w:val="00326A5A"/>
    <w:rsid w:val="00326C88"/>
    <w:rsid w:val="00330195"/>
    <w:rsid w:val="0033239B"/>
    <w:rsid w:val="00332431"/>
    <w:rsid w:val="00333471"/>
    <w:rsid w:val="00335B01"/>
    <w:rsid w:val="00340610"/>
    <w:rsid w:val="003421B7"/>
    <w:rsid w:val="003431C9"/>
    <w:rsid w:val="00343B52"/>
    <w:rsid w:val="00343C41"/>
    <w:rsid w:val="0035076D"/>
    <w:rsid w:val="00350E2B"/>
    <w:rsid w:val="00351437"/>
    <w:rsid w:val="0035180D"/>
    <w:rsid w:val="00352539"/>
    <w:rsid w:val="003533F5"/>
    <w:rsid w:val="00353D03"/>
    <w:rsid w:val="003556FD"/>
    <w:rsid w:val="003559EA"/>
    <w:rsid w:val="0035622E"/>
    <w:rsid w:val="003608FB"/>
    <w:rsid w:val="00363441"/>
    <w:rsid w:val="003640D8"/>
    <w:rsid w:val="00364ABD"/>
    <w:rsid w:val="0036692A"/>
    <w:rsid w:val="00367375"/>
    <w:rsid w:val="003679C8"/>
    <w:rsid w:val="00367FF2"/>
    <w:rsid w:val="00371E2C"/>
    <w:rsid w:val="00372454"/>
    <w:rsid w:val="003726C2"/>
    <w:rsid w:val="00375C24"/>
    <w:rsid w:val="00376A3C"/>
    <w:rsid w:val="00377E75"/>
    <w:rsid w:val="0038210F"/>
    <w:rsid w:val="0038248D"/>
    <w:rsid w:val="00383A1F"/>
    <w:rsid w:val="00384B7F"/>
    <w:rsid w:val="00384DD9"/>
    <w:rsid w:val="00385880"/>
    <w:rsid w:val="003903D3"/>
    <w:rsid w:val="00392E8F"/>
    <w:rsid w:val="003939FD"/>
    <w:rsid w:val="00394669"/>
    <w:rsid w:val="003A407D"/>
    <w:rsid w:val="003A42FB"/>
    <w:rsid w:val="003A5EF8"/>
    <w:rsid w:val="003A6B32"/>
    <w:rsid w:val="003A7FE7"/>
    <w:rsid w:val="003B154B"/>
    <w:rsid w:val="003B233B"/>
    <w:rsid w:val="003B29A8"/>
    <w:rsid w:val="003B2EFE"/>
    <w:rsid w:val="003B603F"/>
    <w:rsid w:val="003B6297"/>
    <w:rsid w:val="003C163C"/>
    <w:rsid w:val="003C5B81"/>
    <w:rsid w:val="003D0CC3"/>
    <w:rsid w:val="003D593F"/>
    <w:rsid w:val="003D7078"/>
    <w:rsid w:val="003E1A5B"/>
    <w:rsid w:val="003E246B"/>
    <w:rsid w:val="003E32B4"/>
    <w:rsid w:val="003E4DAB"/>
    <w:rsid w:val="003E7372"/>
    <w:rsid w:val="003F0941"/>
    <w:rsid w:val="003F0C44"/>
    <w:rsid w:val="003F10F1"/>
    <w:rsid w:val="003F2954"/>
    <w:rsid w:val="003F2C37"/>
    <w:rsid w:val="003F6440"/>
    <w:rsid w:val="003F7086"/>
    <w:rsid w:val="003F7642"/>
    <w:rsid w:val="003F7C98"/>
    <w:rsid w:val="0040012A"/>
    <w:rsid w:val="00400359"/>
    <w:rsid w:val="00400931"/>
    <w:rsid w:val="0040259A"/>
    <w:rsid w:val="004046C8"/>
    <w:rsid w:val="004051BD"/>
    <w:rsid w:val="00406110"/>
    <w:rsid w:val="00412037"/>
    <w:rsid w:val="0041334E"/>
    <w:rsid w:val="0041636F"/>
    <w:rsid w:val="00422FB3"/>
    <w:rsid w:val="004231C5"/>
    <w:rsid w:val="004245F8"/>
    <w:rsid w:val="004247A2"/>
    <w:rsid w:val="004271F7"/>
    <w:rsid w:val="00430B58"/>
    <w:rsid w:val="00434D3D"/>
    <w:rsid w:val="004405B6"/>
    <w:rsid w:val="00440687"/>
    <w:rsid w:val="00444D84"/>
    <w:rsid w:val="00444ED2"/>
    <w:rsid w:val="00446882"/>
    <w:rsid w:val="00450C89"/>
    <w:rsid w:val="0045263F"/>
    <w:rsid w:val="00453BA7"/>
    <w:rsid w:val="0045528F"/>
    <w:rsid w:val="00457198"/>
    <w:rsid w:val="004634DB"/>
    <w:rsid w:val="00467BE5"/>
    <w:rsid w:val="0047259D"/>
    <w:rsid w:val="00472B8B"/>
    <w:rsid w:val="0047477E"/>
    <w:rsid w:val="00480C93"/>
    <w:rsid w:val="00482028"/>
    <w:rsid w:val="00484CA9"/>
    <w:rsid w:val="00486F3E"/>
    <w:rsid w:val="0049145C"/>
    <w:rsid w:val="0049232C"/>
    <w:rsid w:val="0049311C"/>
    <w:rsid w:val="00497651"/>
    <w:rsid w:val="00497B1D"/>
    <w:rsid w:val="004A1756"/>
    <w:rsid w:val="004A234F"/>
    <w:rsid w:val="004A3568"/>
    <w:rsid w:val="004A399C"/>
    <w:rsid w:val="004A3AD2"/>
    <w:rsid w:val="004A5FF0"/>
    <w:rsid w:val="004A61DD"/>
    <w:rsid w:val="004A62F1"/>
    <w:rsid w:val="004B11A4"/>
    <w:rsid w:val="004B1EA1"/>
    <w:rsid w:val="004B1EFB"/>
    <w:rsid w:val="004B338A"/>
    <w:rsid w:val="004B63EF"/>
    <w:rsid w:val="004C3A6D"/>
    <w:rsid w:val="004C4094"/>
    <w:rsid w:val="004C44D6"/>
    <w:rsid w:val="004C5604"/>
    <w:rsid w:val="004C621E"/>
    <w:rsid w:val="004C75C8"/>
    <w:rsid w:val="004C7C76"/>
    <w:rsid w:val="004C7FA3"/>
    <w:rsid w:val="004D246E"/>
    <w:rsid w:val="004D2F9C"/>
    <w:rsid w:val="004D364C"/>
    <w:rsid w:val="004D3767"/>
    <w:rsid w:val="004D3F69"/>
    <w:rsid w:val="004D641C"/>
    <w:rsid w:val="004D67DC"/>
    <w:rsid w:val="004D6C8D"/>
    <w:rsid w:val="004D7F2D"/>
    <w:rsid w:val="004E0648"/>
    <w:rsid w:val="004E0C31"/>
    <w:rsid w:val="004E0C87"/>
    <w:rsid w:val="004E0E8A"/>
    <w:rsid w:val="004E282C"/>
    <w:rsid w:val="004E2B64"/>
    <w:rsid w:val="004E2D29"/>
    <w:rsid w:val="004E61D5"/>
    <w:rsid w:val="004E637D"/>
    <w:rsid w:val="004E643E"/>
    <w:rsid w:val="004F131E"/>
    <w:rsid w:val="004F14C3"/>
    <w:rsid w:val="004F3554"/>
    <w:rsid w:val="004F474D"/>
    <w:rsid w:val="004F4E96"/>
    <w:rsid w:val="004F6801"/>
    <w:rsid w:val="0050443A"/>
    <w:rsid w:val="00506D81"/>
    <w:rsid w:val="00510996"/>
    <w:rsid w:val="00512339"/>
    <w:rsid w:val="00514F3F"/>
    <w:rsid w:val="0051565C"/>
    <w:rsid w:val="00516445"/>
    <w:rsid w:val="00516544"/>
    <w:rsid w:val="00520384"/>
    <w:rsid w:val="0052213E"/>
    <w:rsid w:val="00522BBA"/>
    <w:rsid w:val="00522C49"/>
    <w:rsid w:val="00523A26"/>
    <w:rsid w:val="00524A43"/>
    <w:rsid w:val="00525529"/>
    <w:rsid w:val="00531309"/>
    <w:rsid w:val="005331BF"/>
    <w:rsid w:val="00534CD8"/>
    <w:rsid w:val="00536259"/>
    <w:rsid w:val="005370C5"/>
    <w:rsid w:val="00537A63"/>
    <w:rsid w:val="00537BEE"/>
    <w:rsid w:val="00537FA2"/>
    <w:rsid w:val="005405A8"/>
    <w:rsid w:val="00540694"/>
    <w:rsid w:val="005408AE"/>
    <w:rsid w:val="0054100D"/>
    <w:rsid w:val="0054273E"/>
    <w:rsid w:val="00543516"/>
    <w:rsid w:val="00543628"/>
    <w:rsid w:val="005436E2"/>
    <w:rsid w:val="00544C80"/>
    <w:rsid w:val="005451FF"/>
    <w:rsid w:val="00545D6C"/>
    <w:rsid w:val="00545E99"/>
    <w:rsid w:val="00546465"/>
    <w:rsid w:val="005470D9"/>
    <w:rsid w:val="00550328"/>
    <w:rsid w:val="00550602"/>
    <w:rsid w:val="00550A9E"/>
    <w:rsid w:val="00550E31"/>
    <w:rsid w:val="0055471C"/>
    <w:rsid w:val="005547E7"/>
    <w:rsid w:val="00554C4E"/>
    <w:rsid w:val="00555A90"/>
    <w:rsid w:val="00556B4B"/>
    <w:rsid w:val="005571CD"/>
    <w:rsid w:val="00557B69"/>
    <w:rsid w:val="0056059A"/>
    <w:rsid w:val="00560D47"/>
    <w:rsid w:val="00561266"/>
    <w:rsid w:val="00561621"/>
    <w:rsid w:val="005620B2"/>
    <w:rsid w:val="00562BF7"/>
    <w:rsid w:val="00563F4A"/>
    <w:rsid w:val="005643E0"/>
    <w:rsid w:val="005662E4"/>
    <w:rsid w:val="00571551"/>
    <w:rsid w:val="0057167C"/>
    <w:rsid w:val="005735FB"/>
    <w:rsid w:val="005757C0"/>
    <w:rsid w:val="00577CB1"/>
    <w:rsid w:val="0058158F"/>
    <w:rsid w:val="00582BB3"/>
    <w:rsid w:val="0058306A"/>
    <w:rsid w:val="0058332A"/>
    <w:rsid w:val="005835B6"/>
    <w:rsid w:val="00583871"/>
    <w:rsid w:val="005879CC"/>
    <w:rsid w:val="00590CEF"/>
    <w:rsid w:val="00591024"/>
    <w:rsid w:val="0059159A"/>
    <w:rsid w:val="0059202F"/>
    <w:rsid w:val="00592A64"/>
    <w:rsid w:val="00594A50"/>
    <w:rsid w:val="00594AA0"/>
    <w:rsid w:val="0059712A"/>
    <w:rsid w:val="0059791E"/>
    <w:rsid w:val="00597DC9"/>
    <w:rsid w:val="005A001A"/>
    <w:rsid w:val="005A002C"/>
    <w:rsid w:val="005A08BE"/>
    <w:rsid w:val="005A1B79"/>
    <w:rsid w:val="005A273D"/>
    <w:rsid w:val="005A4122"/>
    <w:rsid w:val="005A427C"/>
    <w:rsid w:val="005A6B2C"/>
    <w:rsid w:val="005A7084"/>
    <w:rsid w:val="005A70D5"/>
    <w:rsid w:val="005A75DD"/>
    <w:rsid w:val="005B04FF"/>
    <w:rsid w:val="005B0A2F"/>
    <w:rsid w:val="005B2388"/>
    <w:rsid w:val="005B27C3"/>
    <w:rsid w:val="005B2E7D"/>
    <w:rsid w:val="005B3823"/>
    <w:rsid w:val="005B38D1"/>
    <w:rsid w:val="005B455E"/>
    <w:rsid w:val="005B7755"/>
    <w:rsid w:val="005C3BA9"/>
    <w:rsid w:val="005C5D3B"/>
    <w:rsid w:val="005C65AF"/>
    <w:rsid w:val="005C74C8"/>
    <w:rsid w:val="005C7E53"/>
    <w:rsid w:val="005D044E"/>
    <w:rsid w:val="005D2267"/>
    <w:rsid w:val="005D236C"/>
    <w:rsid w:val="005D48E3"/>
    <w:rsid w:val="005D71EA"/>
    <w:rsid w:val="005E08A4"/>
    <w:rsid w:val="005E3FA7"/>
    <w:rsid w:val="005E4114"/>
    <w:rsid w:val="005E4629"/>
    <w:rsid w:val="005E50BD"/>
    <w:rsid w:val="005E5648"/>
    <w:rsid w:val="005E568C"/>
    <w:rsid w:val="005E590D"/>
    <w:rsid w:val="005E7D51"/>
    <w:rsid w:val="005F05C6"/>
    <w:rsid w:val="005F3A3B"/>
    <w:rsid w:val="005F4255"/>
    <w:rsid w:val="005F42F4"/>
    <w:rsid w:val="005F465A"/>
    <w:rsid w:val="005F4F38"/>
    <w:rsid w:val="00600016"/>
    <w:rsid w:val="0060020E"/>
    <w:rsid w:val="0060051C"/>
    <w:rsid w:val="00602699"/>
    <w:rsid w:val="00602F65"/>
    <w:rsid w:val="00603243"/>
    <w:rsid w:val="006042DA"/>
    <w:rsid w:val="00605600"/>
    <w:rsid w:val="00611D0A"/>
    <w:rsid w:val="00612715"/>
    <w:rsid w:val="006147C2"/>
    <w:rsid w:val="00614CB3"/>
    <w:rsid w:val="006150F7"/>
    <w:rsid w:val="00616D55"/>
    <w:rsid w:val="006172DD"/>
    <w:rsid w:val="006200A7"/>
    <w:rsid w:val="006203D7"/>
    <w:rsid w:val="00620755"/>
    <w:rsid w:val="0062169A"/>
    <w:rsid w:val="00623270"/>
    <w:rsid w:val="00625006"/>
    <w:rsid w:val="006262FF"/>
    <w:rsid w:val="006274F6"/>
    <w:rsid w:val="00631046"/>
    <w:rsid w:val="006311DE"/>
    <w:rsid w:val="0063206F"/>
    <w:rsid w:val="00634CDA"/>
    <w:rsid w:val="00635C79"/>
    <w:rsid w:val="0063631D"/>
    <w:rsid w:val="0063689F"/>
    <w:rsid w:val="006369F3"/>
    <w:rsid w:val="00637476"/>
    <w:rsid w:val="006407E7"/>
    <w:rsid w:val="0064508D"/>
    <w:rsid w:val="006457AC"/>
    <w:rsid w:val="00645A2E"/>
    <w:rsid w:val="00645B27"/>
    <w:rsid w:val="00647214"/>
    <w:rsid w:val="006509E8"/>
    <w:rsid w:val="00652456"/>
    <w:rsid w:val="00652A2E"/>
    <w:rsid w:val="00653B27"/>
    <w:rsid w:val="00653C92"/>
    <w:rsid w:val="00655C0C"/>
    <w:rsid w:val="006571DA"/>
    <w:rsid w:val="00657B1D"/>
    <w:rsid w:val="00660104"/>
    <w:rsid w:val="00661BB7"/>
    <w:rsid w:val="006666AF"/>
    <w:rsid w:val="006668D0"/>
    <w:rsid w:val="00667450"/>
    <w:rsid w:val="0066752C"/>
    <w:rsid w:val="0067028E"/>
    <w:rsid w:val="006749EB"/>
    <w:rsid w:val="00675180"/>
    <w:rsid w:val="0068012D"/>
    <w:rsid w:val="00681584"/>
    <w:rsid w:val="00683075"/>
    <w:rsid w:val="006860E6"/>
    <w:rsid w:val="00686393"/>
    <w:rsid w:val="00686707"/>
    <w:rsid w:val="006959C0"/>
    <w:rsid w:val="006A1A7B"/>
    <w:rsid w:val="006A260D"/>
    <w:rsid w:val="006A3116"/>
    <w:rsid w:val="006A37D8"/>
    <w:rsid w:val="006A6160"/>
    <w:rsid w:val="006A7E1A"/>
    <w:rsid w:val="006B08C7"/>
    <w:rsid w:val="006B16D7"/>
    <w:rsid w:val="006B179E"/>
    <w:rsid w:val="006B1C3B"/>
    <w:rsid w:val="006B3099"/>
    <w:rsid w:val="006B3997"/>
    <w:rsid w:val="006B519B"/>
    <w:rsid w:val="006B5ECC"/>
    <w:rsid w:val="006B6082"/>
    <w:rsid w:val="006B72E8"/>
    <w:rsid w:val="006B78D0"/>
    <w:rsid w:val="006B7DA2"/>
    <w:rsid w:val="006C0F44"/>
    <w:rsid w:val="006C3280"/>
    <w:rsid w:val="006C3DD3"/>
    <w:rsid w:val="006C4180"/>
    <w:rsid w:val="006C556C"/>
    <w:rsid w:val="006C5A76"/>
    <w:rsid w:val="006C66E3"/>
    <w:rsid w:val="006C7F35"/>
    <w:rsid w:val="006D0B66"/>
    <w:rsid w:val="006D22A6"/>
    <w:rsid w:val="006D2FA4"/>
    <w:rsid w:val="006D42D8"/>
    <w:rsid w:val="006D6D33"/>
    <w:rsid w:val="006D6ED2"/>
    <w:rsid w:val="006D7EBC"/>
    <w:rsid w:val="006E0050"/>
    <w:rsid w:val="006E5591"/>
    <w:rsid w:val="006E6C58"/>
    <w:rsid w:val="006E6F53"/>
    <w:rsid w:val="006E73F1"/>
    <w:rsid w:val="006E778E"/>
    <w:rsid w:val="006E77B6"/>
    <w:rsid w:val="006E7EE4"/>
    <w:rsid w:val="006F0697"/>
    <w:rsid w:val="006F06B2"/>
    <w:rsid w:val="006F1451"/>
    <w:rsid w:val="006F2594"/>
    <w:rsid w:val="006F2911"/>
    <w:rsid w:val="006F3136"/>
    <w:rsid w:val="006F32EF"/>
    <w:rsid w:val="006F4DB4"/>
    <w:rsid w:val="006F62C1"/>
    <w:rsid w:val="006F67C5"/>
    <w:rsid w:val="006F7963"/>
    <w:rsid w:val="00700BDA"/>
    <w:rsid w:val="007015C1"/>
    <w:rsid w:val="00702C16"/>
    <w:rsid w:val="007031D0"/>
    <w:rsid w:val="007055A6"/>
    <w:rsid w:val="007057EC"/>
    <w:rsid w:val="00710E10"/>
    <w:rsid w:val="00712668"/>
    <w:rsid w:val="007127C4"/>
    <w:rsid w:val="00713250"/>
    <w:rsid w:val="00713411"/>
    <w:rsid w:val="007134D3"/>
    <w:rsid w:val="00713D9A"/>
    <w:rsid w:val="00716771"/>
    <w:rsid w:val="00716EF8"/>
    <w:rsid w:val="007173E9"/>
    <w:rsid w:val="00717747"/>
    <w:rsid w:val="00717F72"/>
    <w:rsid w:val="00722BD4"/>
    <w:rsid w:val="007233EB"/>
    <w:rsid w:val="00724A98"/>
    <w:rsid w:val="00725891"/>
    <w:rsid w:val="00726B27"/>
    <w:rsid w:val="0073055A"/>
    <w:rsid w:val="007306B7"/>
    <w:rsid w:val="00730D23"/>
    <w:rsid w:val="007319E6"/>
    <w:rsid w:val="007326D0"/>
    <w:rsid w:val="00740BC3"/>
    <w:rsid w:val="00743292"/>
    <w:rsid w:val="00743ADA"/>
    <w:rsid w:val="0075073C"/>
    <w:rsid w:val="007513B8"/>
    <w:rsid w:val="00752757"/>
    <w:rsid w:val="00754058"/>
    <w:rsid w:val="007560C1"/>
    <w:rsid w:val="00760AEF"/>
    <w:rsid w:val="00761A27"/>
    <w:rsid w:val="00761AAF"/>
    <w:rsid w:val="00762283"/>
    <w:rsid w:val="00763006"/>
    <w:rsid w:val="00764287"/>
    <w:rsid w:val="00764628"/>
    <w:rsid w:val="00765F89"/>
    <w:rsid w:val="0076632F"/>
    <w:rsid w:val="00766737"/>
    <w:rsid w:val="007673AF"/>
    <w:rsid w:val="0077105A"/>
    <w:rsid w:val="0077405F"/>
    <w:rsid w:val="00775823"/>
    <w:rsid w:val="00775B54"/>
    <w:rsid w:val="007762D0"/>
    <w:rsid w:val="00776E3D"/>
    <w:rsid w:val="007773AD"/>
    <w:rsid w:val="007800BB"/>
    <w:rsid w:val="007812BC"/>
    <w:rsid w:val="007853CC"/>
    <w:rsid w:val="00785C9E"/>
    <w:rsid w:val="00792620"/>
    <w:rsid w:val="00792F59"/>
    <w:rsid w:val="00794DC9"/>
    <w:rsid w:val="007957F3"/>
    <w:rsid w:val="0079641B"/>
    <w:rsid w:val="007A1E23"/>
    <w:rsid w:val="007A4497"/>
    <w:rsid w:val="007A57CA"/>
    <w:rsid w:val="007A5BEF"/>
    <w:rsid w:val="007A6E58"/>
    <w:rsid w:val="007A7734"/>
    <w:rsid w:val="007A7F14"/>
    <w:rsid w:val="007B0155"/>
    <w:rsid w:val="007B0658"/>
    <w:rsid w:val="007B36EB"/>
    <w:rsid w:val="007B3C81"/>
    <w:rsid w:val="007B4555"/>
    <w:rsid w:val="007B5598"/>
    <w:rsid w:val="007B77E7"/>
    <w:rsid w:val="007B78F3"/>
    <w:rsid w:val="007C1528"/>
    <w:rsid w:val="007C1ABE"/>
    <w:rsid w:val="007C3284"/>
    <w:rsid w:val="007C3F05"/>
    <w:rsid w:val="007C64FE"/>
    <w:rsid w:val="007D1F87"/>
    <w:rsid w:val="007D58E5"/>
    <w:rsid w:val="007D62B8"/>
    <w:rsid w:val="007D70D4"/>
    <w:rsid w:val="007E1AAD"/>
    <w:rsid w:val="007E290A"/>
    <w:rsid w:val="007E4B96"/>
    <w:rsid w:val="007E4BA1"/>
    <w:rsid w:val="007E58EF"/>
    <w:rsid w:val="007E6043"/>
    <w:rsid w:val="007E6A55"/>
    <w:rsid w:val="007E7F1A"/>
    <w:rsid w:val="007F0D22"/>
    <w:rsid w:val="007F173F"/>
    <w:rsid w:val="007F5FFD"/>
    <w:rsid w:val="007F7097"/>
    <w:rsid w:val="007F7BA9"/>
    <w:rsid w:val="0080008B"/>
    <w:rsid w:val="00801ABD"/>
    <w:rsid w:val="0080272F"/>
    <w:rsid w:val="00803C13"/>
    <w:rsid w:val="0080469A"/>
    <w:rsid w:val="008078C3"/>
    <w:rsid w:val="00807AB9"/>
    <w:rsid w:val="008100CF"/>
    <w:rsid w:val="00811C2B"/>
    <w:rsid w:val="0081395B"/>
    <w:rsid w:val="008175CE"/>
    <w:rsid w:val="0082031F"/>
    <w:rsid w:val="00820C42"/>
    <w:rsid w:val="00821706"/>
    <w:rsid w:val="00822706"/>
    <w:rsid w:val="00824F33"/>
    <w:rsid w:val="008250C7"/>
    <w:rsid w:val="008256A4"/>
    <w:rsid w:val="00831331"/>
    <w:rsid w:val="00835439"/>
    <w:rsid w:val="00837971"/>
    <w:rsid w:val="008403ED"/>
    <w:rsid w:val="0084040F"/>
    <w:rsid w:val="00840AC6"/>
    <w:rsid w:val="00840E01"/>
    <w:rsid w:val="00843ADD"/>
    <w:rsid w:val="00845A14"/>
    <w:rsid w:val="008509A6"/>
    <w:rsid w:val="00850E80"/>
    <w:rsid w:val="008511FC"/>
    <w:rsid w:val="008541CB"/>
    <w:rsid w:val="00857A8B"/>
    <w:rsid w:val="00863125"/>
    <w:rsid w:val="00863E28"/>
    <w:rsid w:val="00864B45"/>
    <w:rsid w:val="0086577A"/>
    <w:rsid w:val="00865D2E"/>
    <w:rsid w:val="008667F9"/>
    <w:rsid w:val="00866E09"/>
    <w:rsid w:val="00872AE8"/>
    <w:rsid w:val="00872EE6"/>
    <w:rsid w:val="00875AE6"/>
    <w:rsid w:val="00876ED6"/>
    <w:rsid w:val="00880A53"/>
    <w:rsid w:val="00881FFC"/>
    <w:rsid w:val="00883231"/>
    <w:rsid w:val="008854ED"/>
    <w:rsid w:val="00886DBC"/>
    <w:rsid w:val="00887604"/>
    <w:rsid w:val="008879DB"/>
    <w:rsid w:val="00887C19"/>
    <w:rsid w:val="00890A57"/>
    <w:rsid w:val="00893A2B"/>
    <w:rsid w:val="00894F34"/>
    <w:rsid w:val="00895695"/>
    <w:rsid w:val="00895F8A"/>
    <w:rsid w:val="008A1B13"/>
    <w:rsid w:val="008A1B97"/>
    <w:rsid w:val="008B0674"/>
    <w:rsid w:val="008B23F8"/>
    <w:rsid w:val="008B421E"/>
    <w:rsid w:val="008B4AA7"/>
    <w:rsid w:val="008B4B90"/>
    <w:rsid w:val="008B535E"/>
    <w:rsid w:val="008B6A00"/>
    <w:rsid w:val="008B70AA"/>
    <w:rsid w:val="008B7CB8"/>
    <w:rsid w:val="008C0B48"/>
    <w:rsid w:val="008C44EB"/>
    <w:rsid w:val="008C7068"/>
    <w:rsid w:val="008C75C9"/>
    <w:rsid w:val="008D0D88"/>
    <w:rsid w:val="008D179F"/>
    <w:rsid w:val="008D1822"/>
    <w:rsid w:val="008D275B"/>
    <w:rsid w:val="008D3B43"/>
    <w:rsid w:val="008D4DD9"/>
    <w:rsid w:val="008D5223"/>
    <w:rsid w:val="008D5258"/>
    <w:rsid w:val="008D5F70"/>
    <w:rsid w:val="008E1581"/>
    <w:rsid w:val="008E3F9A"/>
    <w:rsid w:val="008E42E8"/>
    <w:rsid w:val="008E44BC"/>
    <w:rsid w:val="008E7528"/>
    <w:rsid w:val="008E7BEC"/>
    <w:rsid w:val="008E7C57"/>
    <w:rsid w:val="008F3D17"/>
    <w:rsid w:val="008F3F2E"/>
    <w:rsid w:val="008F4845"/>
    <w:rsid w:val="008F75CC"/>
    <w:rsid w:val="008F7C00"/>
    <w:rsid w:val="0090053E"/>
    <w:rsid w:val="009012A2"/>
    <w:rsid w:val="009024D2"/>
    <w:rsid w:val="00904FFE"/>
    <w:rsid w:val="0090678E"/>
    <w:rsid w:val="009133D6"/>
    <w:rsid w:val="009136AF"/>
    <w:rsid w:val="00913B2E"/>
    <w:rsid w:val="00913E5F"/>
    <w:rsid w:val="0091425B"/>
    <w:rsid w:val="009156CD"/>
    <w:rsid w:val="00915953"/>
    <w:rsid w:val="00923465"/>
    <w:rsid w:val="00923E12"/>
    <w:rsid w:val="00924D16"/>
    <w:rsid w:val="00926185"/>
    <w:rsid w:val="00926481"/>
    <w:rsid w:val="0093198C"/>
    <w:rsid w:val="00931B0E"/>
    <w:rsid w:val="00933375"/>
    <w:rsid w:val="00933EE5"/>
    <w:rsid w:val="00934626"/>
    <w:rsid w:val="00935841"/>
    <w:rsid w:val="00936049"/>
    <w:rsid w:val="009360BB"/>
    <w:rsid w:val="009374D0"/>
    <w:rsid w:val="009412D7"/>
    <w:rsid w:val="00942778"/>
    <w:rsid w:val="00943083"/>
    <w:rsid w:val="00943A0E"/>
    <w:rsid w:val="00946C1B"/>
    <w:rsid w:val="009477FD"/>
    <w:rsid w:val="00951AC5"/>
    <w:rsid w:val="00951E8B"/>
    <w:rsid w:val="0095279D"/>
    <w:rsid w:val="009556C2"/>
    <w:rsid w:val="00955BCE"/>
    <w:rsid w:val="009560A9"/>
    <w:rsid w:val="00956238"/>
    <w:rsid w:val="009563FF"/>
    <w:rsid w:val="00956D02"/>
    <w:rsid w:val="0096105C"/>
    <w:rsid w:val="009626A9"/>
    <w:rsid w:val="00966754"/>
    <w:rsid w:val="00970271"/>
    <w:rsid w:val="00970322"/>
    <w:rsid w:val="00972B59"/>
    <w:rsid w:val="00972BDD"/>
    <w:rsid w:val="0097418F"/>
    <w:rsid w:val="0097504F"/>
    <w:rsid w:val="00975817"/>
    <w:rsid w:val="00975D75"/>
    <w:rsid w:val="00976533"/>
    <w:rsid w:val="009765A3"/>
    <w:rsid w:val="00980477"/>
    <w:rsid w:val="00980AEA"/>
    <w:rsid w:val="00981E58"/>
    <w:rsid w:val="009828AF"/>
    <w:rsid w:val="00984EE3"/>
    <w:rsid w:val="00985027"/>
    <w:rsid w:val="00985847"/>
    <w:rsid w:val="00991463"/>
    <w:rsid w:val="009933A8"/>
    <w:rsid w:val="00994F86"/>
    <w:rsid w:val="0099545E"/>
    <w:rsid w:val="009971AA"/>
    <w:rsid w:val="009A1C92"/>
    <w:rsid w:val="009A38C4"/>
    <w:rsid w:val="009A4A6D"/>
    <w:rsid w:val="009A4B11"/>
    <w:rsid w:val="009A71A2"/>
    <w:rsid w:val="009A72C8"/>
    <w:rsid w:val="009A7B51"/>
    <w:rsid w:val="009B0C62"/>
    <w:rsid w:val="009B0D4D"/>
    <w:rsid w:val="009B1F94"/>
    <w:rsid w:val="009B290D"/>
    <w:rsid w:val="009B3D71"/>
    <w:rsid w:val="009B5CEA"/>
    <w:rsid w:val="009B6C39"/>
    <w:rsid w:val="009C157A"/>
    <w:rsid w:val="009C338B"/>
    <w:rsid w:val="009C451A"/>
    <w:rsid w:val="009C5B54"/>
    <w:rsid w:val="009C6297"/>
    <w:rsid w:val="009C7E85"/>
    <w:rsid w:val="009D0697"/>
    <w:rsid w:val="009D0975"/>
    <w:rsid w:val="009D5972"/>
    <w:rsid w:val="009D7E14"/>
    <w:rsid w:val="009E057C"/>
    <w:rsid w:val="009E25AE"/>
    <w:rsid w:val="009E5E66"/>
    <w:rsid w:val="009F2AB5"/>
    <w:rsid w:val="009F2E6D"/>
    <w:rsid w:val="009F5D0F"/>
    <w:rsid w:val="009F6B1A"/>
    <w:rsid w:val="00A005B3"/>
    <w:rsid w:val="00A01CDF"/>
    <w:rsid w:val="00A033BB"/>
    <w:rsid w:val="00A04ED4"/>
    <w:rsid w:val="00A0697D"/>
    <w:rsid w:val="00A106A5"/>
    <w:rsid w:val="00A10F47"/>
    <w:rsid w:val="00A11462"/>
    <w:rsid w:val="00A1283E"/>
    <w:rsid w:val="00A12BA5"/>
    <w:rsid w:val="00A14867"/>
    <w:rsid w:val="00A15E7E"/>
    <w:rsid w:val="00A20A71"/>
    <w:rsid w:val="00A22773"/>
    <w:rsid w:val="00A22CA0"/>
    <w:rsid w:val="00A23618"/>
    <w:rsid w:val="00A2460F"/>
    <w:rsid w:val="00A24807"/>
    <w:rsid w:val="00A24F5E"/>
    <w:rsid w:val="00A25505"/>
    <w:rsid w:val="00A266DE"/>
    <w:rsid w:val="00A27AE6"/>
    <w:rsid w:val="00A307EC"/>
    <w:rsid w:val="00A3374E"/>
    <w:rsid w:val="00A34141"/>
    <w:rsid w:val="00A35560"/>
    <w:rsid w:val="00A364B7"/>
    <w:rsid w:val="00A36655"/>
    <w:rsid w:val="00A3798E"/>
    <w:rsid w:val="00A4034D"/>
    <w:rsid w:val="00A417B3"/>
    <w:rsid w:val="00A42083"/>
    <w:rsid w:val="00A447AD"/>
    <w:rsid w:val="00A45744"/>
    <w:rsid w:val="00A50F96"/>
    <w:rsid w:val="00A519F3"/>
    <w:rsid w:val="00A52941"/>
    <w:rsid w:val="00A52978"/>
    <w:rsid w:val="00A52FA2"/>
    <w:rsid w:val="00A53C51"/>
    <w:rsid w:val="00A54D2C"/>
    <w:rsid w:val="00A5709A"/>
    <w:rsid w:val="00A57B33"/>
    <w:rsid w:val="00A60286"/>
    <w:rsid w:val="00A648D0"/>
    <w:rsid w:val="00A65E60"/>
    <w:rsid w:val="00A66244"/>
    <w:rsid w:val="00A663A1"/>
    <w:rsid w:val="00A66BAA"/>
    <w:rsid w:val="00A67CED"/>
    <w:rsid w:val="00A700E8"/>
    <w:rsid w:val="00A7072D"/>
    <w:rsid w:val="00A74324"/>
    <w:rsid w:val="00A74C36"/>
    <w:rsid w:val="00A75A52"/>
    <w:rsid w:val="00A768F4"/>
    <w:rsid w:val="00A8489D"/>
    <w:rsid w:val="00A857CE"/>
    <w:rsid w:val="00A8598B"/>
    <w:rsid w:val="00A86FA3"/>
    <w:rsid w:val="00A902B9"/>
    <w:rsid w:val="00A90B99"/>
    <w:rsid w:val="00A91AF5"/>
    <w:rsid w:val="00A91E14"/>
    <w:rsid w:val="00A925C7"/>
    <w:rsid w:val="00A944BC"/>
    <w:rsid w:val="00A95839"/>
    <w:rsid w:val="00A97216"/>
    <w:rsid w:val="00A977EB"/>
    <w:rsid w:val="00AA016A"/>
    <w:rsid w:val="00AA16AA"/>
    <w:rsid w:val="00AA1F96"/>
    <w:rsid w:val="00AA263C"/>
    <w:rsid w:val="00AA28FF"/>
    <w:rsid w:val="00AA3B51"/>
    <w:rsid w:val="00AA533D"/>
    <w:rsid w:val="00AB0307"/>
    <w:rsid w:val="00AB1D45"/>
    <w:rsid w:val="00AB2324"/>
    <w:rsid w:val="00AB3583"/>
    <w:rsid w:val="00AB4E0B"/>
    <w:rsid w:val="00AB6E1B"/>
    <w:rsid w:val="00AB7863"/>
    <w:rsid w:val="00AB7889"/>
    <w:rsid w:val="00AC007F"/>
    <w:rsid w:val="00AC0358"/>
    <w:rsid w:val="00AC08BB"/>
    <w:rsid w:val="00AC117D"/>
    <w:rsid w:val="00AC1EC7"/>
    <w:rsid w:val="00AC27BC"/>
    <w:rsid w:val="00AC6C87"/>
    <w:rsid w:val="00AC7010"/>
    <w:rsid w:val="00AD03AD"/>
    <w:rsid w:val="00AD2881"/>
    <w:rsid w:val="00AD367E"/>
    <w:rsid w:val="00AD4D10"/>
    <w:rsid w:val="00AD5F48"/>
    <w:rsid w:val="00AD5F9F"/>
    <w:rsid w:val="00AD710D"/>
    <w:rsid w:val="00AD7229"/>
    <w:rsid w:val="00AD77F2"/>
    <w:rsid w:val="00AE02D0"/>
    <w:rsid w:val="00AE533C"/>
    <w:rsid w:val="00AE5F1C"/>
    <w:rsid w:val="00AE5F5D"/>
    <w:rsid w:val="00AE6054"/>
    <w:rsid w:val="00AE6D4B"/>
    <w:rsid w:val="00AE7510"/>
    <w:rsid w:val="00AE7B80"/>
    <w:rsid w:val="00AF014B"/>
    <w:rsid w:val="00AF11A6"/>
    <w:rsid w:val="00AF420A"/>
    <w:rsid w:val="00AF7A7E"/>
    <w:rsid w:val="00B00019"/>
    <w:rsid w:val="00B00C7B"/>
    <w:rsid w:val="00B01EFC"/>
    <w:rsid w:val="00B05A05"/>
    <w:rsid w:val="00B11B0E"/>
    <w:rsid w:val="00B11C9D"/>
    <w:rsid w:val="00B12508"/>
    <w:rsid w:val="00B127C1"/>
    <w:rsid w:val="00B13669"/>
    <w:rsid w:val="00B137F9"/>
    <w:rsid w:val="00B14103"/>
    <w:rsid w:val="00B16533"/>
    <w:rsid w:val="00B174B2"/>
    <w:rsid w:val="00B22275"/>
    <w:rsid w:val="00B2421A"/>
    <w:rsid w:val="00B26FEF"/>
    <w:rsid w:val="00B33271"/>
    <w:rsid w:val="00B33755"/>
    <w:rsid w:val="00B36EB6"/>
    <w:rsid w:val="00B422D4"/>
    <w:rsid w:val="00B42419"/>
    <w:rsid w:val="00B425B4"/>
    <w:rsid w:val="00B428A4"/>
    <w:rsid w:val="00B43E49"/>
    <w:rsid w:val="00B4443F"/>
    <w:rsid w:val="00B47528"/>
    <w:rsid w:val="00B50E1C"/>
    <w:rsid w:val="00B535C1"/>
    <w:rsid w:val="00B55FD1"/>
    <w:rsid w:val="00B5637B"/>
    <w:rsid w:val="00B573FB"/>
    <w:rsid w:val="00B60450"/>
    <w:rsid w:val="00B61A2B"/>
    <w:rsid w:val="00B62A35"/>
    <w:rsid w:val="00B62C97"/>
    <w:rsid w:val="00B64E65"/>
    <w:rsid w:val="00B65485"/>
    <w:rsid w:val="00B65AF8"/>
    <w:rsid w:val="00B66985"/>
    <w:rsid w:val="00B73ADD"/>
    <w:rsid w:val="00B747C3"/>
    <w:rsid w:val="00B74E99"/>
    <w:rsid w:val="00B77823"/>
    <w:rsid w:val="00B82133"/>
    <w:rsid w:val="00B83767"/>
    <w:rsid w:val="00B86544"/>
    <w:rsid w:val="00B92EE7"/>
    <w:rsid w:val="00B937D3"/>
    <w:rsid w:val="00B95241"/>
    <w:rsid w:val="00B95910"/>
    <w:rsid w:val="00B97CA9"/>
    <w:rsid w:val="00BA0215"/>
    <w:rsid w:val="00BA065B"/>
    <w:rsid w:val="00BA08BF"/>
    <w:rsid w:val="00BA0DFE"/>
    <w:rsid w:val="00BA417B"/>
    <w:rsid w:val="00BA57DB"/>
    <w:rsid w:val="00BA5C2B"/>
    <w:rsid w:val="00BA6A3F"/>
    <w:rsid w:val="00BB46E5"/>
    <w:rsid w:val="00BB5FDA"/>
    <w:rsid w:val="00BB70FB"/>
    <w:rsid w:val="00BC1D54"/>
    <w:rsid w:val="00BC7739"/>
    <w:rsid w:val="00BD0D29"/>
    <w:rsid w:val="00BD2257"/>
    <w:rsid w:val="00BD2F47"/>
    <w:rsid w:val="00BD3609"/>
    <w:rsid w:val="00BD36B3"/>
    <w:rsid w:val="00BD5E5F"/>
    <w:rsid w:val="00BD6558"/>
    <w:rsid w:val="00BD7A84"/>
    <w:rsid w:val="00BE0456"/>
    <w:rsid w:val="00BF0301"/>
    <w:rsid w:val="00BF16FF"/>
    <w:rsid w:val="00BF223E"/>
    <w:rsid w:val="00BF3B57"/>
    <w:rsid w:val="00BF492E"/>
    <w:rsid w:val="00BF6B01"/>
    <w:rsid w:val="00C05505"/>
    <w:rsid w:val="00C07660"/>
    <w:rsid w:val="00C10B77"/>
    <w:rsid w:val="00C11228"/>
    <w:rsid w:val="00C113D5"/>
    <w:rsid w:val="00C11552"/>
    <w:rsid w:val="00C116DE"/>
    <w:rsid w:val="00C119C4"/>
    <w:rsid w:val="00C11DB3"/>
    <w:rsid w:val="00C153E6"/>
    <w:rsid w:val="00C16DAA"/>
    <w:rsid w:val="00C17D9A"/>
    <w:rsid w:val="00C20F9A"/>
    <w:rsid w:val="00C21480"/>
    <w:rsid w:val="00C24F2C"/>
    <w:rsid w:val="00C25BE6"/>
    <w:rsid w:val="00C275CA"/>
    <w:rsid w:val="00C30F52"/>
    <w:rsid w:val="00C314E7"/>
    <w:rsid w:val="00C33483"/>
    <w:rsid w:val="00C3374B"/>
    <w:rsid w:val="00C34D06"/>
    <w:rsid w:val="00C364D8"/>
    <w:rsid w:val="00C36BA9"/>
    <w:rsid w:val="00C412A6"/>
    <w:rsid w:val="00C44B2B"/>
    <w:rsid w:val="00C44DDA"/>
    <w:rsid w:val="00C466A8"/>
    <w:rsid w:val="00C46719"/>
    <w:rsid w:val="00C52B0D"/>
    <w:rsid w:val="00C531E3"/>
    <w:rsid w:val="00C538F7"/>
    <w:rsid w:val="00C53ABC"/>
    <w:rsid w:val="00C5485D"/>
    <w:rsid w:val="00C57123"/>
    <w:rsid w:val="00C60EE7"/>
    <w:rsid w:val="00C6231F"/>
    <w:rsid w:val="00C62370"/>
    <w:rsid w:val="00C6449C"/>
    <w:rsid w:val="00C64C71"/>
    <w:rsid w:val="00C65228"/>
    <w:rsid w:val="00C656C2"/>
    <w:rsid w:val="00C669FD"/>
    <w:rsid w:val="00C73060"/>
    <w:rsid w:val="00C7602B"/>
    <w:rsid w:val="00C760D4"/>
    <w:rsid w:val="00C76EFC"/>
    <w:rsid w:val="00C77067"/>
    <w:rsid w:val="00C771DA"/>
    <w:rsid w:val="00C771DC"/>
    <w:rsid w:val="00C806D2"/>
    <w:rsid w:val="00C82B1B"/>
    <w:rsid w:val="00C83E5D"/>
    <w:rsid w:val="00C84117"/>
    <w:rsid w:val="00C84FAB"/>
    <w:rsid w:val="00C872D3"/>
    <w:rsid w:val="00C9050A"/>
    <w:rsid w:val="00C916C8"/>
    <w:rsid w:val="00C958BA"/>
    <w:rsid w:val="00C96F77"/>
    <w:rsid w:val="00CA088D"/>
    <w:rsid w:val="00CA51BD"/>
    <w:rsid w:val="00CA6347"/>
    <w:rsid w:val="00CB23A2"/>
    <w:rsid w:val="00CB2CAE"/>
    <w:rsid w:val="00CB369A"/>
    <w:rsid w:val="00CB442F"/>
    <w:rsid w:val="00CB4EF5"/>
    <w:rsid w:val="00CB7C4C"/>
    <w:rsid w:val="00CC0F28"/>
    <w:rsid w:val="00CC238B"/>
    <w:rsid w:val="00CC362F"/>
    <w:rsid w:val="00CC60B6"/>
    <w:rsid w:val="00CC717C"/>
    <w:rsid w:val="00CC74E0"/>
    <w:rsid w:val="00CD35C6"/>
    <w:rsid w:val="00CD3C92"/>
    <w:rsid w:val="00CD5490"/>
    <w:rsid w:val="00CD54F3"/>
    <w:rsid w:val="00CD6A95"/>
    <w:rsid w:val="00CD6B47"/>
    <w:rsid w:val="00CD755C"/>
    <w:rsid w:val="00CD79C3"/>
    <w:rsid w:val="00CE01A9"/>
    <w:rsid w:val="00CE1575"/>
    <w:rsid w:val="00CE34CF"/>
    <w:rsid w:val="00CE5756"/>
    <w:rsid w:val="00CE5920"/>
    <w:rsid w:val="00CE7042"/>
    <w:rsid w:val="00CE7DF3"/>
    <w:rsid w:val="00CF3EFC"/>
    <w:rsid w:val="00CF40B2"/>
    <w:rsid w:val="00CF7236"/>
    <w:rsid w:val="00CF7950"/>
    <w:rsid w:val="00D00DBA"/>
    <w:rsid w:val="00D03573"/>
    <w:rsid w:val="00D03E0D"/>
    <w:rsid w:val="00D06538"/>
    <w:rsid w:val="00D072D1"/>
    <w:rsid w:val="00D11F92"/>
    <w:rsid w:val="00D12F9C"/>
    <w:rsid w:val="00D14DB5"/>
    <w:rsid w:val="00D158A7"/>
    <w:rsid w:val="00D17A03"/>
    <w:rsid w:val="00D21810"/>
    <w:rsid w:val="00D23CEA"/>
    <w:rsid w:val="00D24C38"/>
    <w:rsid w:val="00D2590F"/>
    <w:rsid w:val="00D2742E"/>
    <w:rsid w:val="00D27516"/>
    <w:rsid w:val="00D2752E"/>
    <w:rsid w:val="00D3141B"/>
    <w:rsid w:val="00D329AE"/>
    <w:rsid w:val="00D34655"/>
    <w:rsid w:val="00D34BBF"/>
    <w:rsid w:val="00D35A92"/>
    <w:rsid w:val="00D36975"/>
    <w:rsid w:val="00D37C6A"/>
    <w:rsid w:val="00D4091D"/>
    <w:rsid w:val="00D412C9"/>
    <w:rsid w:val="00D419E8"/>
    <w:rsid w:val="00D4398D"/>
    <w:rsid w:val="00D44342"/>
    <w:rsid w:val="00D45F6D"/>
    <w:rsid w:val="00D506B8"/>
    <w:rsid w:val="00D52649"/>
    <w:rsid w:val="00D53981"/>
    <w:rsid w:val="00D53EC9"/>
    <w:rsid w:val="00D550D7"/>
    <w:rsid w:val="00D556F9"/>
    <w:rsid w:val="00D5730C"/>
    <w:rsid w:val="00D6201E"/>
    <w:rsid w:val="00D6449B"/>
    <w:rsid w:val="00D6495D"/>
    <w:rsid w:val="00D649F9"/>
    <w:rsid w:val="00D64BE3"/>
    <w:rsid w:val="00D651AE"/>
    <w:rsid w:val="00D6603C"/>
    <w:rsid w:val="00D6628C"/>
    <w:rsid w:val="00D66458"/>
    <w:rsid w:val="00D66CA2"/>
    <w:rsid w:val="00D719A9"/>
    <w:rsid w:val="00D721F1"/>
    <w:rsid w:val="00D727ED"/>
    <w:rsid w:val="00D72BD6"/>
    <w:rsid w:val="00D75881"/>
    <w:rsid w:val="00D75AA1"/>
    <w:rsid w:val="00D75D59"/>
    <w:rsid w:val="00D75E0F"/>
    <w:rsid w:val="00D8159D"/>
    <w:rsid w:val="00D908D7"/>
    <w:rsid w:val="00D90EA0"/>
    <w:rsid w:val="00D920ED"/>
    <w:rsid w:val="00D92E0C"/>
    <w:rsid w:val="00D937C5"/>
    <w:rsid w:val="00D9434C"/>
    <w:rsid w:val="00D94610"/>
    <w:rsid w:val="00D952EB"/>
    <w:rsid w:val="00D95351"/>
    <w:rsid w:val="00D95613"/>
    <w:rsid w:val="00D96AE9"/>
    <w:rsid w:val="00D96D03"/>
    <w:rsid w:val="00D9768B"/>
    <w:rsid w:val="00D97B01"/>
    <w:rsid w:val="00D97C81"/>
    <w:rsid w:val="00DA2214"/>
    <w:rsid w:val="00DA292C"/>
    <w:rsid w:val="00DA325F"/>
    <w:rsid w:val="00DA4485"/>
    <w:rsid w:val="00DA55AB"/>
    <w:rsid w:val="00DA74BE"/>
    <w:rsid w:val="00DA77D8"/>
    <w:rsid w:val="00DB0D0E"/>
    <w:rsid w:val="00DB30D5"/>
    <w:rsid w:val="00DB3229"/>
    <w:rsid w:val="00DB3681"/>
    <w:rsid w:val="00DB3751"/>
    <w:rsid w:val="00DB4182"/>
    <w:rsid w:val="00DB4FB3"/>
    <w:rsid w:val="00DB710E"/>
    <w:rsid w:val="00DC0A3F"/>
    <w:rsid w:val="00DC1C03"/>
    <w:rsid w:val="00DC27C7"/>
    <w:rsid w:val="00DC4184"/>
    <w:rsid w:val="00DC7562"/>
    <w:rsid w:val="00DD049A"/>
    <w:rsid w:val="00DD55D2"/>
    <w:rsid w:val="00DD56E5"/>
    <w:rsid w:val="00DD5C9F"/>
    <w:rsid w:val="00DE0E54"/>
    <w:rsid w:val="00DE25F4"/>
    <w:rsid w:val="00DE25FF"/>
    <w:rsid w:val="00DE64BD"/>
    <w:rsid w:val="00DF3F3C"/>
    <w:rsid w:val="00DF4543"/>
    <w:rsid w:val="00DF5263"/>
    <w:rsid w:val="00DF693E"/>
    <w:rsid w:val="00DF6AEA"/>
    <w:rsid w:val="00E00F6C"/>
    <w:rsid w:val="00E01EC8"/>
    <w:rsid w:val="00E022B1"/>
    <w:rsid w:val="00E02679"/>
    <w:rsid w:val="00E0424F"/>
    <w:rsid w:val="00E0743B"/>
    <w:rsid w:val="00E076DA"/>
    <w:rsid w:val="00E07F6F"/>
    <w:rsid w:val="00E106D1"/>
    <w:rsid w:val="00E10B8D"/>
    <w:rsid w:val="00E12635"/>
    <w:rsid w:val="00E12995"/>
    <w:rsid w:val="00E12DCF"/>
    <w:rsid w:val="00E13BD3"/>
    <w:rsid w:val="00E147E1"/>
    <w:rsid w:val="00E14A15"/>
    <w:rsid w:val="00E17136"/>
    <w:rsid w:val="00E213FE"/>
    <w:rsid w:val="00E23663"/>
    <w:rsid w:val="00E23EA2"/>
    <w:rsid w:val="00E25C05"/>
    <w:rsid w:val="00E26224"/>
    <w:rsid w:val="00E30736"/>
    <w:rsid w:val="00E3268F"/>
    <w:rsid w:val="00E341B7"/>
    <w:rsid w:val="00E41AC0"/>
    <w:rsid w:val="00E42C48"/>
    <w:rsid w:val="00E44E40"/>
    <w:rsid w:val="00E469BB"/>
    <w:rsid w:val="00E47FDA"/>
    <w:rsid w:val="00E50419"/>
    <w:rsid w:val="00E5198F"/>
    <w:rsid w:val="00E51E53"/>
    <w:rsid w:val="00E531E3"/>
    <w:rsid w:val="00E54D7D"/>
    <w:rsid w:val="00E56644"/>
    <w:rsid w:val="00E57DE8"/>
    <w:rsid w:val="00E603C1"/>
    <w:rsid w:val="00E60C53"/>
    <w:rsid w:val="00E722F1"/>
    <w:rsid w:val="00E735DE"/>
    <w:rsid w:val="00E74C3A"/>
    <w:rsid w:val="00E75DF6"/>
    <w:rsid w:val="00E76E70"/>
    <w:rsid w:val="00E772C0"/>
    <w:rsid w:val="00E802BC"/>
    <w:rsid w:val="00E80698"/>
    <w:rsid w:val="00E84D48"/>
    <w:rsid w:val="00E84DAF"/>
    <w:rsid w:val="00E85ABF"/>
    <w:rsid w:val="00E87C18"/>
    <w:rsid w:val="00E90092"/>
    <w:rsid w:val="00E93DF4"/>
    <w:rsid w:val="00E96C5C"/>
    <w:rsid w:val="00EA0366"/>
    <w:rsid w:val="00EA16B4"/>
    <w:rsid w:val="00EA24F7"/>
    <w:rsid w:val="00EA4D95"/>
    <w:rsid w:val="00EA53D8"/>
    <w:rsid w:val="00EA5E58"/>
    <w:rsid w:val="00EB0668"/>
    <w:rsid w:val="00EB080C"/>
    <w:rsid w:val="00EB0C95"/>
    <w:rsid w:val="00EB1089"/>
    <w:rsid w:val="00EB1329"/>
    <w:rsid w:val="00EB16AE"/>
    <w:rsid w:val="00EB1BE7"/>
    <w:rsid w:val="00EB38DA"/>
    <w:rsid w:val="00EB5F9F"/>
    <w:rsid w:val="00EB7C41"/>
    <w:rsid w:val="00EC2962"/>
    <w:rsid w:val="00EC33E1"/>
    <w:rsid w:val="00EC543C"/>
    <w:rsid w:val="00EC58D0"/>
    <w:rsid w:val="00EC738F"/>
    <w:rsid w:val="00EC7CD6"/>
    <w:rsid w:val="00ED031A"/>
    <w:rsid w:val="00ED0964"/>
    <w:rsid w:val="00ED1F7E"/>
    <w:rsid w:val="00ED30C5"/>
    <w:rsid w:val="00ED4A56"/>
    <w:rsid w:val="00ED628A"/>
    <w:rsid w:val="00ED7214"/>
    <w:rsid w:val="00ED7412"/>
    <w:rsid w:val="00EE0609"/>
    <w:rsid w:val="00EE0FC8"/>
    <w:rsid w:val="00EE1281"/>
    <w:rsid w:val="00EE2958"/>
    <w:rsid w:val="00EE38F4"/>
    <w:rsid w:val="00EE3C1C"/>
    <w:rsid w:val="00EE42AD"/>
    <w:rsid w:val="00EE48D3"/>
    <w:rsid w:val="00EE57C9"/>
    <w:rsid w:val="00EE695C"/>
    <w:rsid w:val="00EE6BF2"/>
    <w:rsid w:val="00EF0683"/>
    <w:rsid w:val="00EF2445"/>
    <w:rsid w:val="00EF4103"/>
    <w:rsid w:val="00EF438C"/>
    <w:rsid w:val="00EF59CC"/>
    <w:rsid w:val="00EF5DA9"/>
    <w:rsid w:val="00EF7B0C"/>
    <w:rsid w:val="00F00178"/>
    <w:rsid w:val="00F001C0"/>
    <w:rsid w:val="00F00BF7"/>
    <w:rsid w:val="00F00DFB"/>
    <w:rsid w:val="00F01165"/>
    <w:rsid w:val="00F025DF"/>
    <w:rsid w:val="00F03C05"/>
    <w:rsid w:val="00F03CCD"/>
    <w:rsid w:val="00F05BC5"/>
    <w:rsid w:val="00F069A7"/>
    <w:rsid w:val="00F07172"/>
    <w:rsid w:val="00F1089C"/>
    <w:rsid w:val="00F13C58"/>
    <w:rsid w:val="00F22410"/>
    <w:rsid w:val="00F234ED"/>
    <w:rsid w:val="00F2411C"/>
    <w:rsid w:val="00F24E28"/>
    <w:rsid w:val="00F25B7D"/>
    <w:rsid w:val="00F26A7F"/>
    <w:rsid w:val="00F26F77"/>
    <w:rsid w:val="00F27E0F"/>
    <w:rsid w:val="00F314ED"/>
    <w:rsid w:val="00F32258"/>
    <w:rsid w:val="00F32F40"/>
    <w:rsid w:val="00F32F8D"/>
    <w:rsid w:val="00F3409E"/>
    <w:rsid w:val="00F35C10"/>
    <w:rsid w:val="00F36281"/>
    <w:rsid w:val="00F36764"/>
    <w:rsid w:val="00F37532"/>
    <w:rsid w:val="00F43F0D"/>
    <w:rsid w:val="00F466CA"/>
    <w:rsid w:val="00F470FF"/>
    <w:rsid w:val="00F47D41"/>
    <w:rsid w:val="00F47E0A"/>
    <w:rsid w:val="00F47E11"/>
    <w:rsid w:val="00F527DD"/>
    <w:rsid w:val="00F56766"/>
    <w:rsid w:val="00F56DC0"/>
    <w:rsid w:val="00F56DD5"/>
    <w:rsid w:val="00F57980"/>
    <w:rsid w:val="00F57A1F"/>
    <w:rsid w:val="00F57BA8"/>
    <w:rsid w:val="00F6035F"/>
    <w:rsid w:val="00F6074B"/>
    <w:rsid w:val="00F61295"/>
    <w:rsid w:val="00F61AFD"/>
    <w:rsid w:val="00F62320"/>
    <w:rsid w:val="00F62DA4"/>
    <w:rsid w:val="00F62DA9"/>
    <w:rsid w:val="00F63FF6"/>
    <w:rsid w:val="00F6566D"/>
    <w:rsid w:val="00F657A9"/>
    <w:rsid w:val="00F66F26"/>
    <w:rsid w:val="00F67520"/>
    <w:rsid w:val="00F675EE"/>
    <w:rsid w:val="00F70BBF"/>
    <w:rsid w:val="00F750A1"/>
    <w:rsid w:val="00F7727B"/>
    <w:rsid w:val="00F818EC"/>
    <w:rsid w:val="00F84323"/>
    <w:rsid w:val="00F84C86"/>
    <w:rsid w:val="00F84EBF"/>
    <w:rsid w:val="00F86211"/>
    <w:rsid w:val="00F86991"/>
    <w:rsid w:val="00F872B2"/>
    <w:rsid w:val="00F9159F"/>
    <w:rsid w:val="00F93F1A"/>
    <w:rsid w:val="00F95024"/>
    <w:rsid w:val="00F96807"/>
    <w:rsid w:val="00F96A7E"/>
    <w:rsid w:val="00F96FD4"/>
    <w:rsid w:val="00FA13F0"/>
    <w:rsid w:val="00FA23A8"/>
    <w:rsid w:val="00FA2626"/>
    <w:rsid w:val="00FA3B4A"/>
    <w:rsid w:val="00FA44B9"/>
    <w:rsid w:val="00FA48B7"/>
    <w:rsid w:val="00FA57D2"/>
    <w:rsid w:val="00FA5CA8"/>
    <w:rsid w:val="00FA68A0"/>
    <w:rsid w:val="00FA6943"/>
    <w:rsid w:val="00FA70E3"/>
    <w:rsid w:val="00FB02CD"/>
    <w:rsid w:val="00FB16B0"/>
    <w:rsid w:val="00FB41F5"/>
    <w:rsid w:val="00FB6D53"/>
    <w:rsid w:val="00FC1F96"/>
    <w:rsid w:val="00FC443D"/>
    <w:rsid w:val="00FC4C1C"/>
    <w:rsid w:val="00FC5717"/>
    <w:rsid w:val="00FC702C"/>
    <w:rsid w:val="00FC7EE7"/>
    <w:rsid w:val="00FD027E"/>
    <w:rsid w:val="00FD0411"/>
    <w:rsid w:val="00FD1560"/>
    <w:rsid w:val="00FD1A2C"/>
    <w:rsid w:val="00FD1A71"/>
    <w:rsid w:val="00FD27F2"/>
    <w:rsid w:val="00FD38E6"/>
    <w:rsid w:val="00FD4B6A"/>
    <w:rsid w:val="00FD663E"/>
    <w:rsid w:val="00FD7293"/>
    <w:rsid w:val="00FD7B6D"/>
    <w:rsid w:val="00FD7FDD"/>
    <w:rsid w:val="00FE0EA0"/>
    <w:rsid w:val="00FE1B77"/>
    <w:rsid w:val="00FE2583"/>
    <w:rsid w:val="00FE44DB"/>
    <w:rsid w:val="00FE5FAC"/>
    <w:rsid w:val="00FF3BD0"/>
    <w:rsid w:val="00FF5099"/>
    <w:rsid w:val="00FF6106"/>
    <w:rsid w:val="00FF649A"/>
    <w:rsid w:val="00FF6D4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CDE1EB2"/>
  <w15:docId w15:val="{67CF6460-047B-4C18-ADDF-5E11C84B4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239B"/>
    <w:pPr>
      <w:widowControl w:val="0"/>
      <w:tabs>
        <w:tab w:val="left" w:pos="8789"/>
      </w:tabs>
      <w:spacing w:before="120" w:after="120" w:line="240" w:lineRule="auto"/>
      <w:jc w:val="both"/>
    </w:pPr>
    <w:rPr>
      <w:rFonts w:ascii="Times New Roman" w:hAnsi="Times New Roman"/>
      <w:spacing w:val="-4"/>
      <w14:ligatures w14:val="all"/>
      <w14:cntxtAlts/>
    </w:rPr>
  </w:style>
  <w:style w:type="paragraph" w:styleId="Ttulo1">
    <w:name w:val="heading 1"/>
    <w:basedOn w:val="Ttulo"/>
    <w:next w:val="Normal"/>
    <w:link w:val="Ttulo1Car"/>
    <w:uiPriority w:val="9"/>
    <w:qFormat/>
    <w:rsid w:val="00B00C7B"/>
    <w:pPr>
      <w:numPr>
        <w:numId w:val="3"/>
      </w:numPr>
      <w:pBdr>
        <w:top w:val="none" w:sz="0" w:space="0" w:color="auto"/>
        <w:bottom w:val="single" w:sz="24" w:space="1" w:color="BFBFBF" w:themeColor="background1" w:themeShade="BF"/>
      </w:pBdr>
      <w:outlineLvl w:val="0"/>
    </w:pPr>
    <w:rPr>
      <w:b/>
      <w:color w:val="000000" w:themeColor="text1"/>
    </w:rPr>
  </w:style>
  <w:style w:type="paragraph" w:styleId="Ttulo2">
    <w:name w:val="heading 2"/>
    <w:next w:val="Normal"/>
    <w:link w:val="Ttulo2Car"/>
    <w:autoRedefine/>
    <w:uiPriority w:val="9"/>
    <w:unhideWhenUsed/>
    <w:qFormat/>
    <w:rsid w:val="00015BDC"/>
    <w:pPr>
      <w:keepNext/>
      <w:keepLines/>
      <w:numPr>
        <w:ilvl w:val="1"/>
        <w:numId w:val="40"/>
      </w:numPr>
      <w:spacing w:before="480" w:after="240" w:line="240" w:lineRule="auto"/>
      <w:ind w:right="-6"/>
      <w:outlineLvl w:val="1"/>
    </w:pPr>
    <w:rPr>
      <w:rFonts w:ascii="Arial Narrow" w:eastAsiaTheme="majorEastAsia" w:hAnsi="Arial Narrow" w:cstheme="majorBidi"/>
      <w:b/>
      <w:bCs/>
      <w:sz w:val="28"/>
      <w:szCs w:val="28"/>
      <w:lang w:val="en-US"/>
      <w14:ligatures w14:val="historicalDiscretional"/>
    </w:rPr>
  </w:style>
  <w:style w:type="paragraph" w:styleId="Ttulo3">
    <w:name w:val="heading 3"/>
    <w:next w:val="Normal"/>
    <w:link w:val="Ttulo3Car"/>
    <w:uiPriority w:val="9"/>
    <w:unhideWhenUsed/>
    <w:qFormat/>
    <w:rsid w:val="00B00C7B"/>
    <w:pPr>
      <w:keepNext/>
      <w:numPr>
        <w:ilvl w:val="2"/>
        <w:numId w:val="3"/>
      </w:numPr>
      <w:spacing w:before="240" w:line="240" w:lineRule="auto"/>
      <w:outlineLvl w:val="2"/>
    </w:pPr>
    <w:rPr>
      <w:rFonts w:ascii="Arial Narrow" w:eastAsiaTheme="majorEastAsia" w:hAnsi="Arial Narrow" w:cstheme="majorBidi"/>
      <w:b/>
      <w:bCs/>
      <w:sz w:val="24"/>
      <w:szCs w:val="26"/>
      <w:lang w:val="en-GB"/>
      <w14:ligatures w14:val="all"/>
      <w14:cntxtAlts/>
    </w:rPr>
  </w:style>
  <w:style w:type="paragraph" w:styleId="Ttulo4">
    <w:name w:val="heading 4"/>
    <w:next w:val="Normal"/>
    <w:link w:val="Ttulo4Car"/>
    <w:uiPriority w:val="9"/>
    <w:unhideWhenUsed/>
    <w:qFormat/>
    <w:rsid w:val="00B00C7B"/>
    <w:pPr>
      <w:keepNext/>
      <w:numPr>
        <w:ilvl w:val="3"/>
        <w:numId w:val="3"/>
      </w:numPr>
      <w:spacing w:before="240" w:line="240" w:lineRule="auto"/>
      <w:outlineLvl w:val="3"/>
    </w:pPr>
    <w:rPr>
      <w:rFonts w:ascii="Arial Narrow" w:eastAsiaTheme="majorEastAsia" w:hAnsi="Arial Narrow" w:cstheme="majorBidi"/>
      <w:b/>
      <w:bCs/>
      <w:lang w:val="en-US"/>
      <w14:ligatures w14:val="all"/>
      <w14:cntxtAlts/>
    </w:rPr>
  </w:style>
  <w:style w:type="paragraph" w:styleId="Ttulo5">
    <w:name w:val="heading 5"/>
    <w:basedOn w:val="Normal"/>
    <w:next w:val="Normal"/>
    <w:link w:val="Ttulo5Car"/>
    <w:uiPriority w:val="9"/>
    <w:unhideWhenUsed/>
    <w:qFormat/>
    <w:rsid w:val="00B00C7B"/>
    <w:pPr>
      <w:keepNext/>
      <w:keepLines/>
      <w:numPr>
        <w:ilvl w:val="4"/>
        <w:numId w:val="3"/>
      </w:numPr>
      <w:spacing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00C7B"/>
    <w:pPr>
      <w:keepNext/>
      <w:keepLines/>
      <w:numPr>
        <w:ilvl w:val="5"/>
        <w:numId w:val="3"/>
      </w:numPr>
      <w:spacing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B00C7B"/>
    <w:pPr>
      <w:keepNext/>
      <w:keepLines/>
      <w:numPr>
        <w:ilvl w:val="6"/>
        <w:numId w:val="3"/>
      </w:numPr>
      <w:spacing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B00C7B"/>
    <w:pPr>
      <w:keepNext/>
      <w:keepLines/>
      <w:numPr>
        <w:ilvl w:val="7"/>
        <w:numId w:val="3"/>
      </w:numPr>
      <w:spacing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B00C7B"/>
    <w:pPr>
      <w:keepNext/>
      <w:keepLines/>
      <w:numPr>
        <w:ilvl w:val="8"/>
        <w:numId w:val="3"/>
      </w:numPr>
      <w:spacing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TDisplayEquation">
    <w:name w:val="MTDisplayEquation"/>
    <w:basedOn w:val="Normal"/>
    <w:next w:val="Normal"/>
    <w:link w:val="MTDisplayEquationCar"/>
    <w:qFormat/>
    <w:rsid w:val="00B26FEF"/>
    <w:pPr>
      <w:tabs>
        <w:tab w:val="center" w:pos="3260"/>
        <w:tab w:val="right" w:pos="6804"/>
      </w:tabs>
      <w:contextualSpacing/>
    </w:pPr>
  </w:style>
  <w:style w:type="character" w:customStyle="1" w:styleId="MTDisplayEquationCar">
    <w:name w:val="MTDisplayEquation Car"/>
    <w:basedOn w:val="Fuentedeprrafopredeter"/>
    <w:link w:val="MTDisplayEquation"/>
    <w:rsid w:val="00B26FEF"/>
    <w:rPr>
      <w:rFonts w:ascii="Palatino Linotype" w:hAnsi="Palatino Linotype"/>
      <w:spacing w:val="-4"/>
      <w:sz w:val="20"/>
      <w:lang w:val="en-US"/>
      <w14:ligatures w14:val="all"/>
      <w14:cntxtAlts/>
    </w:rPr>
  </w:style>
  <w:style w:type="paragraph" w:styleId="Encabezado">
    <w:name w:val="header"/>
    <w:basedOn w:val="Normal"/>
    <w:link w:val="EncabezadoCar"/>
    <w:uiPriority w:val="99"/>
    <w:unhideWhenUsed/>
    <w:rsid w:val="0096105C"/>
    <w:pPr>
      <w:tabs>
        <w:tab w:val="center" w:pos="4252"/>
        <w:tab w:val="right" w:pos="8504"/>
      </w:tabs>
      <w:spacing w:after="0"/>
    </w:pPr>
  </w:style>
  <w:style w:type="character" w:customStyle="1" w:styleId="EncabezadoCar">
    <w:name w:val="Encabezado Car"/>
    <w:basedOn w:val="Fuentedeprrafopredeter"/>
    <w:link w:val="Encabezado"/>
    <w:uiPriority w:val="99"/>
    <w:rsid w:val="0096105C"/>
    <w:rPr>
      <w:rFonts w:ascii="Palatino Linotype" w:hAnsi="Palatino Linotype"/>
      <w:spacing w:val="-4"/>
      <w:sz w:val="18"/>
      <w14:ligatures w14:val="all"/>
      <w14:cntxtAlts/>
    </w:rPr>
  </w:style>
  <w:style w:type="paragraph" w:styleId="Piedepgina">
    <w:name w:val="footer"/>
    <w:basedOn w:val="Normal"/>
    <w:link w:val="PiedepginaCar"/>
    <w:uiPriority w:val="99"/>
    <w:unhideWhenUsed/>
    <w:rsid w:val="0096105C"/>
    <w:pPr>
      <w:tabs>
        <w:tab w:val="center" w:pos="4252"/>
        <w:tab w:val="right" w:pos="8504"/>
      </w:tabs>
      <w:spacing w:after="0"/>
    </w:pPr>
  </w:style>
  <w:style w:type="character" w:customStyle="1" w:styleId="PiedepginaCar">
    <w:name w:val="Pie de página Car"/>
    <w:basedOn w:val="Fuentedeprrafopredeter"/>
    <w:link w:val="Piedepgina"/>
    <w:uiPriority w:val="99"/>
    <w:rsid w:val="0096105C"/>
    <w:rPr>
      <w:rFonts w:ascii="Palatino Linotype" w:hAnsi="Palatino Linotype"/>
      <w:spacing w:val="-4"/>
      <w:sz w:val="18"/>
      <w14:ligatures w14:val="all"/>
      <w14:cntxtAlts/>
    </w:rPr>
  </w:style>
  <w:style w:type="paragraph" w:styleId="Textodeglobo">
    <w:name w:val="Balloon Text"/>
    <w:basedOn w:val="Normal"/>
    <w:link w:val="TextodegloboCar"/>
    <w:uiPriority w:val="99"/>
    <w:semiHidden/>
    <w:unhideWhenUsed/>
    <w:rsid w:val="0096105C"/>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105C"/>
    <w:rPr>
      <w:rFonts w:ascii="Tahoma" w:hAnsi="Tahoma" w:cs="Tahoma"/>
      <w:spacing w:val="-4"/>
      <w:sz w:val="16"/>
      <w:szCs w:val="16"/>
      <w14:ligatures w14:val="all"/>
      <w14:cntxtAlts/>
    </w:rPr>
  </w:style>
  <w:style w:type="paragraph" w:styleId="Sinespaciado">
    <w:name w:val="No Spacing"/>
    <w:link w:val="SinespaciadoCar"/>
    <w:uiPriority w:val="1"/>
    <w:qFormat/>
    <w:rsid w:val="0096105C"/>
    <w:pPr>
      <w:spacing w:after="0" w:line="240" w:lineRule="auto"/>
      <w:jc w:val="both"/>
    </w:pPr>
    <w:rPr>
      <w:rFonts w:ascii="Palatino Linotype" w:hAnsi="Palatino Linotype"/>
      <w:spacing w:val="-4"/>
      <w:sz w:val="18"/>
      <w14:ligatures w14:val="all"/>
      <w14:cntxtAlts/>
    </w:rPr>
  </w:style>
  <w:style w:type="character" w:customStyle="1" w:styleId="Ttulo1Car">
    <w:name w:val="Título 1 Car"/>
    <w:basedOn w:val="Fuentedeprrafopredeter"/>
    <w:link w:val="Ttulo1"/>
    <w:uiPriority w:val="9"/>
    <w:rsid w:val="00B00C7B"/>
    <w:rPr>
      <w:rFonts w:ascii="Arial Narrow" w:eastAsiaTheme="majorEastAsia" w:hAnsi="Arial Narrow" w:cstheme="majorBidi"/>
      <w:b/>
      <w:smallCaps/>
      <w:color w:val="000000" w:themeColor="text1"/>
      <w:spacing w:val="5"/>
      <w:kern w:val="28"/>
      <w:sz w:val="56"/>
      <w:szCs w:val="52"/>
      <w:lang w:eastAsia="es-ES"/>
      <w14:ligatures w14:val="historicalDiscretional"/>
    </w:rPr>
  </w:style>
  <w:style w:type="character" w:customStyle="1" w:styleId="MTEquationSection">
    <w:name w:val="MTEquationSection"/>
    <w:basedOn w:val="Fuentedeprrafopredeter"/>
    <w:rsid w:val="00824F33"/>
    <w:rPr>
      <w:vanish w:val="0"/>
      <w:color w:val="FF0000"/>
      <w:lang w:val="en-GB"/>
    </w:rPr>
  </w:style>
  <w:style w:type="paragraph" w:styleId="Ttulo">
    <w:name w:val="Title"/>
    <w:basedOn w:val="Normal"/>
    <w:next w:val="Normal"/>
    <w:link w:val="TtuloCar"/>
    <w:rsid w:val="009A71A2"/>
    <w:pPr>
      <w:numPr>
        <w:numId w:val="2"/>
      </w:numPr>
      <w:pBdr>
        <w:top w:val="single" w:sz="24" w:space="10" w:color="1F497D" w:themeColor="text2"/>
        <w:bottom w:val="single" w:sz="24" w:space="10" w:color="1F497D" w:themeColor="text2"/>
      </w:pBdr>
      <w:spacing w:before="360" w:after="360"/>
      <w:contextualSpacing/>
      <w:jc w:val="right"/>
    </w:pPr>
    <w:rPr>
      <w:rFonts w:ascii="Arial Narrow" w:eastAsiaTheme="majorEastAsia" w:hAnsi="Arial Narrow" w:cstheme="majorBidi"/>
      <w:smallCaps/>
      <w:color w:val="17365D" w:themeColor="text2" w:themeShade="BF"/>
      <w:spacing w:val="5"/>
      <w:kern w:val="28"/>
      <w:sz w:val="56"/>
      <w:szCs w:val="52"/>
      <w:lang w:eastAsia="es-ES"/>
      <w14:ligatures w14:val="historicalDiscretional"/>
      <w14:cntxtAlts w14:val="0"/>
    </w:rPr>
  </w:style>
  <w:style w:type="character" w:customStyle="1" w:styleId="TtuloCar">
    <w:name w:val="Título Car"/>
    <w:basedOn w:val="Fuentedeprrafopredeter"/>
    <w:link w:val="Ttulo"/>
    <w:rsid w:val="009A71A2"/>
    <w:rPr>
      <w:rFonts w:ascii="Arial Narrow" w:eastAsiaTheme="majorEastAsia" w:hAnsi="Arial Narrow" w:cstheme="majorBidi"/>
      <w:smallCaps/>
      <w:color w:val="17365D" w:themeColor="text2" w:themeShade="BF"/>
      <w:spacing w:val="5"/>
      <w:kern w:val="28"/>
      <w:sz w:val="56"/>
      <w:szCs w:val="52"/>
      <w:lang w:eastAsia="es-ES"/>
      <w14:ligatures w14:val="historicalDiscretional"/>
    </w:rPr>
  </w:style>
  <w:style w:type="character" w:styleId="nfasissutil">
    <w:name w:val="Subtle Emphasis"/>
    <w:basedOn w:val="Fuentedeprrafopredeter"/>
    <w:uiPriority w:val="19"/>
    <w:rsid w:val="008B4AA7"/>
    <w:rPr>
      <w:i/>
      <w:iCs/>
      <w:color w:val="808080" w:themeColor="text1" w:themeTint="7F"/>
    </w:rPr>
  </w:style>
  <w:style w:type="paragraph" w:styleId="Subttulo">
    <w:name w:val="Subtitle"/>
    <w:basedOn w:val="Normal"/>
    <w:next w:val="Normal"/>
    <w:link w:val="SubttuloCar"/>
    <w:uiPriority w:val="11"/>
    <w:qFormat/>
    <w:rsid w:val="0048202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482028"/>
    <w:rPr>
      <w:rFonts w:asciiTheme="majorHAnsi" w:eastAsiaTheme="majorEastAsia" w:hAnsiTheme="majorHAnsi" w:cstheme="majorBidi"/>
      <w:i/>
      <w:iCs/>
      <w:color w:val="4F81BD" w:themeColor="accent1"/>
      <w:spacing w:val="15"/>
      <w:sz w:val="24"/>
      <w:szCs w:val="24"/>
      <w14:ligatures w14:val="all"/>
      <w14:cntxtAlts/>
    </w:rPr>
  </w:style>
  <w:style w:type="character" w:customStyle="1" w:styleId="Ttulo2Car">
    <w:name w:val="Título 2 Car"/>
    <w:basedOn w:val="Fuentedeprrafopredeter"/>
    <w:link w:val="Ttulo2"/>
    <w:uiPriority w:val="9"/>
    <w:rsid w:val="00015BDC"/>
    <w:rPr>
      <w:rFonts w:ascii="Arial Narrow" w:eastAsiaTheme="majorEastAsia" w:hAnsi="Arial Narrow" w:cstheme="majorBidi"/>
      <w:b/>
      <w:bCs/>
      <w:sz w:val="28"/>
      <w:szCs w:val="28"/>
      <w:lang w:val="en-US"/>
      <w14:ligatures w14:val="historicalDiscretional"/>
    </w:rPr>
  </w:style>
  <w:style w:type="character" w:customStyle="1" w:styleId="MTConvertedEquation">
    <w:name w:val="MTConvertedEquation"/>
    <w:basedOn w:val="Fuentedeprrafopredeter"/>
    <w:rsid w:val="007F0D22"/>
    <w:rPr>
      <w:color w:val="000000"/>
      <w:lang w:val="en-US"/>
    </w:rPr>
  </w:style>
  <w:style w:type="paragraph" w:styleId="Prrafodelista">
    <w:name w:val="List Paragraph"/>
    <w:basedOn w:val="Normal"/>
    <w:uiPriority w:val="34"/>
    <w:qFormat/>
    <w:rsid w:val="00BC1D54"/>
    <w:pPr>
      <w:ind w:left="720"/>
    </w:pPr>
  </w:style>
  <w:style w:type="paragraph" w:styleId="Textonotapie">
    <w:name w:val="footnote text"/>
    <w:link w:val="TextonotapieCar"/>
    <w:uiPriority w:val="99"/>
    <w:unhideWhenUsed/>
    <w:rsid w:val="00EF438C"/>
    <w:pPr>
      <w:spacing w:after="0" w:line="200" w:lineRule="exact"/>
      <w:jc w:val="both"/>
    </w:pPr>
    <w:rPr>
      <w:rFonts w:ascii="Palatino Linotype" w:hAnsi="Palatino Linotype"/>
      <w:spacing w:val="-4"/>
      <w:sz w:val="16"/>
      <w:szCs w:val="20"/>
      <w14:ligatures w14:val="all"/>
      <w14:cntxtAlts/>
    </w:rPr>
  </w:style>
  <w:style w:type="character" w:customStyle="1" w:styleId="TextonotapieCar">
    <w:name w:val="Texto nota pie Car"/>
    <w:basedOn w:val="Fuentedeprrafopredeter"/>
    <w:link w:val="Textonotapie"/>
    <w:uiPriority w:val="99"/>
    <w:rsid w:val="00EF438C"/>
    <w:rPr>
      <w:rFonts w:ascii="Palatino Linotype" w:hAnsi="Palatino Linotype"/>
      <w:spacing w:val="-4"/>
      <w:sz w:val="16"/>
      <w:szCs w:val="20"/>
      <w14:ligatures w14:val="all"/>
      <w14:cntxtAlts/>
    </w:rPr>
  </w:style>
  <w:style w:type="character" w:styleId="Refdenotaalpie">
    <w:name w:val="footnote reference"/>
    <w:basedOn w:val="Fuentedeprrafopredeter"/>
    <w:uiPriority w:val="99"/>
    <w:unhideWhenUsed/>
    <w:rsid w:val="0060020E"/>
    <w:rPr>
      <w:vertAlign w:val="superscript"/>
    </w:rPr>
  </w:style>
  <w:style w:type="character" w:customStyle="1" w:styleId="Ttulo3Car">
    <w:name w:val="Título 3 Car"/>
    <w:basedOn w:val="Fuentedeprrafopredeter"/>
    <w:link w:val="Ttulo3"/>
    <w:uiPriority w:val="9"/>
    <w:rsid w:val="00B00C7B"/>
    <w:rPr>
      <w:rFonts w:ascii="Arial Narrow" w:eastAsiaTheme="majorEastAsia" w:hAnsi="Arial Narrow" w:cstheme="majorBidi"/>
      <w:b/>
      <w:bCs/>
      <w:sz w:val="24"/>
      <w:szCs w:val="26"/>
      <w:lang w:val="en-GB"/>
      <w14:ligatures w14:val="all"/>
      <w14:cntxtAlts/>
    </w:rPr>
  </w:style>
  <w:style w:type="paragraph" w:styleId="TtuloTDC">
    <w:name w:val="TOC Heading"/>
    <w:basedOn w:val="Ttulo1"/>
    <w:next w:val="Normal"/>
    <w:uiPriority w:val="39"/>
    <w:unhideWhenUsed/>
    <w:qFormat/>
    <w:rsid w:val="00872EE6"/>
    <w:pPr>
      <w:spacing w:before="480" w:after="0" w:line="276" w:lineRule="auto"/>
      <w:jc w:val="left"/>
      <w:outlineLvl w:val="9"/>
    </w:pPr>
    <w:rPr>
      <w:rFonts w:asciiTheme="majorHAnsi" w:hAnsiTheme="majorHAnsi"/>
      <w:b w:val="0"/>
      <w:smallCaps w:val="0"/>
      <w:spacing w:val="0"/>
      <w14:ligatures w14:val="none"/>
    </w:rPr>
  </w:style>
  <w:style w:type="paragraph" w:styleId="TDC2">
    <w:name w:val="toc 2"/>
    <w:basedOn w:val="Normal"/>
    <w:next w:val="Normal"/>
    <w:autoRedefine/>
    <w:uiPriority w:val="39"/>
    <w:unhideWhenUsed/>
    <w:rsid w:val="000C2A33"/>
    <w:pPr>
      <w:tabs>
        <w:tab w:val="clear" w:pos="8789"/>
      </w:tabs>
      <w:spacing w:before="0" w:after="0"/>
      <w:ind w:left="200"/>
      <w:jc w:val="left"/>
    </w:pPr>
    <w:rPr>
      <w:rFonts w:asciiTheme="minorHAnsi" w:hAnsiTheme="minorHAnsi"/>
      <w:i/>
    </w:rPr>
  </w:style>
  <w:style w:type="paragraph" w:styleId="TDC1">
    <w:name w:val="toc 1"/>
    <w:basedOn w:val="Normal"/>
    <w:next w:val="Normal"/>
    <w:autoRedefine/>
    <w:uiPriority w:val="39"/>
    <w:unhideWhenUsed/>
    <w:rsid w:val="00C958BA"/>
    <w:pPr>
      <w:tabs>
        <w:tab w:val="clear" w:pos="8789"/>
      </w:tabs>
      <w:spacing w:after="0"/>
      <w:jc w:val="left"/>
    </w:pPr>
    <w:rPr>
      <w:rFonts w:asciiTheme="minorHAnsi" w:hAnsiTheme="minorHAnsi"/>
      <w:b/>
    </w:rPr>
  </w:style>
  <w:style w:type="paragraph" w:styleId="TDC3">
    <w:name w:val="toc 3"/>
    <w:basedOn w:val="Normal"/>
    <w:next w:val="Normal"/>
    <w:autoRedefine/>
    <w:uiPriority w:val="39"/>
    <w:unhideWhenUsed/>
    <w:rsid w:val="00A53C51"/>
    <w:pPr>
      <w:tabs>
        <w:tab w:val="clear" w:pos="8789"/>
      </w:tabs>
      <w:spacing w:before="0" w:after="0"/>
      <w:ind w:left="400"/>
      <w:jc w:val="left"/>
    </w:pPr>
    <w:rPr>
      <w:rFonts w:asciiTheme="minorHAnsi" w:hAnsiTheme="minorHAnsi"/>
    </w:rPr>
  </w:style>
  <w:style w:type="character" w:styleId="Hipervnculo">
    <w:name w:val="Hyperlink"/>
    <w:basedOn w:val="Fuentedeprrafopredeter"/>
    <w:uiPriority w:val="99"/>
    <w:unhideWhenUsed/>
    <w:rsid w:val="00872EE6"/>
    <w:rPr>
      <w:color w:val="0000FF" w:themeColor="hyperlink"/>
      <w:u w:val="single"/>
    </w:rPr>
  </w:style>
  <w:style w:type="paragraph" w:styleId="NormalWeb">
    <w:name w:val="Normal (Web)"/>
    <w:basedOn w:val="Normal"/>
    <w:uiPriority w:val="99"/>
    <w:semiHidden/>
    <w:unhideWhenUsed/>
    <w:rsid w:val="00C20F9A"/>
    <w:pPr>
      <w:spacing w:before="100" w:beforeAutospacing="1" w:after="100" w:afterAutospacing="1"/>
      <w:jc w:val="left"/>
    </w:pPr>
    <w:rPr>
      <w:rFonts w:eastAsia="Times New Roman" w:cs="Times New Roman"/>
      <w:spacing w:val="0"/>
      <w:sz w:val="24"/>
      <w:szCs w:val="24"/>
      <w:lang w:eastAsia="es-ES"/>
      <w14:ligatures w14:val="none"/>
      <w14:cntxtAlts w14:val="0"/>
    </w:rPr>
  </w:style>
  <w:style w:type="paragraph" w:styleId="Bibliografa">
    <w:name w:val="Bibliography"/>
    <w:basedOn w:val="Normal"/>
    <w:next w:val="Normal"/>
    <w:uiPriority w:val="37"/>
    <w:unhideWhenUsed/>
    <w:rsid w:val="00DE25FF"/>
  </w:style>
  <w:style w:type="paragraph" w:styleId="Descripcin">
    <w:name w:val="caption"/>
    <w:aliases w:val="Descripción_figura"/>
    <w:basedOn w:val="Normal"/>
    <w:next w:val="Normal"/>
    <w:link w:val="DescripcinCar"/>
    <w:uiPriority w:val="35"/>
    <w:unhideWhenUsed/>
    <w:qFormat/>
    <w:rsid w:val="00C07660"/>
    <w:pPr>
      <w:jc w:val="center"/>
    </w:pPr>
    <w:rPr>
      <w:bCs/>
      <w:szCs w:val="18"/>
    </w:rPr>
  </w:style>
  <w:style w:type="character" w:styleId="Textodelmarcadordeposicin">
    <w:name w:val="Placeholder Text"/>
    <w:basedOn w:val="Fuentedeprrafopredeter"/>
    <w:uiPriority w:val="99"/>
    <w:semiHidden/>
    <w:rsid w:val="00EE695C"/>
    <w:rPr>
      <w:color w:val="808080"/>
    </w:rPr>
  </w:style>
  <w:style w:type="character" w:customStyle="1" w:styleId="Ttulo4Car">
    <w:name w:val="Título 4 Car"/>
    <w:basedOn w:val="Fuentedeprrafopredeter"/>
    <w:link w:val="Ttulo4"/>
    <w:uiPriority w:val="9"/>
    <w:rsid w:val="00B00C7B"/>
    <w:rPr>
      <w:rFonts w:ascii="Arial Narrow" w:eastAsiaTheme="majorEastAsia" w:hAnsi="Arial Narrow" w:cstheme="majorBidi"/>
      <w:b/>
      <w:bCs/>
      <w:lang w:val="en-US"/>
      <w14:ligatures w14:val="all"/>
      <w14:cntxtAlts/>
    </w:rPr>
  </w:style>
  <w:style w:type="character" w:customStyle="1" w:styleId="Ttulo5Car">
    <w:name w:val="Título 5 Car"/>
    <w:basedOn w:val="Fuentedeprrafopredeter"/>
    <w:link w:val="Ttulo5"/>
    <w:uiPriority w:val="9"/>
    <w:rsid w:val="00B00C7B"/>
    <w:rPr>
      <w:rFonts w:asciiTheme="majorHAnsi" w:eastAsiaTheme="majorEastAsia" w:hAnsiTheme="majorHAnsi" w:cstheme="majorBidi"/>
      <w:color w:val="243F60" w:themeColor="accent1" w:themeShade="7F"/>
      <w:spacing w:val="-4"/>
      <w:sz w:val="20"/>
      <w14:ligatures w14:val="all"/>
      <w14:cntxtAlts/>
    </w:rPr>
  </w:style>
  <w:style w:type="character" w:customStyle="1" w:styleId="Ttulo6Car">
    <w:name w:val="Título 6 Car"/>
    <w:basedOn w:val="Fuentedeprrafopredeter"/>
    <w:link w:val="Ttulo6"/>
    <w:uiPriority w:val="9"/>
    <w:rsid w:val="00B00C7B"/>
    <w:rPr>
      <w:rFonts w:asciiTheme="majorHAnsi" w:eastAsiaTheme="majorEastAsia" w:hAnsiTheme="majorHAnsi" w:cstheme="majorBidi"/>
      <w:i/>
      <w:iCs/>
      <w:color w:val="243F60" w:themeColor="accent1" w:themeShade="7F"/>
      <w:spacing w:val="-4"/>
      <w:sz w:val="20"/>
      <w14:ligatures w14:val="all"/>
      <w14:cntxtAlts/>
    </w:rPr>
  </w:style>
  <w:style w:type="character" w:customStyle="1" w:styleId="Ttulo7Car">
    <w:name w:val="Título 7 Car"/>
    <w:basedOn w:val="Fuentedeprrafopredeter"/>
    <w:link w:val="Ttulo7"/>
    <w:uiPriority w:val="9"/>
    <w:rsid w:val="00B00C7B"/>
    <w:rPr>
      <w:rFonts w:asciiTheme="majorHAnsi" w:eastAsiaTheme="majorEastAsia" w:hAnsiTheme="majorHAnsi" w:cstheme="majorBidi"/>
      <w:i/>
      <w:iCs/>
      <w:color w:val="404040" w:themeColor="text1" w:themeTint="BF"/>
      <w:spacing w:val="-4"/>
      <w:sz w:val="20"/>
      <w14:ligatures w14:val="all"/>
      <w14:cntxtAlts/>
    </w:rPr>
  </w:style>
  <w:style w:type="character" w:customStyle="1" w:styleId="Ttulo8Car">
    <w:name w:val="Título 8 Car"/>
    <w:basedOn w:val="Fuentedeprrafopredeter"/>
    <w:link w:val="Ttulo8"/>
    <w:uiPriority w:val="9"/>
    <w:rsid w:val="00B00C7B"/>
    <w:rPr>
      <w:rFonts w:asciiTheme="majorHAnsi" w:eastAsiaTheme="majorEastAsia" w:hAnsiTheme="majorHAnsi" w:cstheme="majorBidi"/>
      <w:color w:val="404040" w:themeColor="text1" w:themeTint="BF"/>
      <w:spacing w:val="-4"/>
      <w:sz w:val="20"/>
      <w:szCs w:val="20"/>
      <w14:ligatures w14:val="all"/>
      <w14:cntxtAlts/>
    </w:rPr>
  </w:style>
  <w:style w:type="character" w:customStyle="1" w:styleId="Ttulo9Car">
    <w:name w:val="Título 9 Car"/>
    <w:basedOn w:val="Fuentedeprrafopredeter"/>
    <w:link w:val="Ttulo9"/>
    <w:uiPriority w:val="9"/>
    <w:rsid w:val="00B00C7B"/>
    <w:rPr>
      <w:rFonts w:asciiTheme="majorHAnsi" w:eastAsiaTheme="majorEastAsia" w:hAnsiTheme="majorHAnsi" w:cstheme="majorBidi"/>
      <w:i/>
      <w:iCs/>
      <w:color w:val="404040" w:themeColor="text1" w:themeTint="BF"/>
      <w:spacing w:val="-4"/>
      <w:sz w:val="20"/>
      <w:szCs w:val="20"/>
      <w14:ligatures w14:val="all"/>
      <w14:cntxtAlts/>
    </w:rPr>
  </w:style>
  <w:style w:type="paragraph" w:styleId="TDC4">
    <w:name w:val="toc 4"/>
    <w:basedOn w:val="Normal"/>
    <w:next w:val="Normal"/>
    <w:autoRedefine/>
    <w:uiPriority w:val="39"/>
    <w:unhideWhenUsed/>
    <w:rsid w:val="00A53C51"/>
    <w:pPr>
      <w:tabs>
        <w:tab w:val="clear" w:pos="8789"/>
      </w:tabs>
      <w:spacing w:before="0" w:after="0"/>
      <w:ind w:left="600"/>
      <w:jc w:val="left"/>
    </w:pPr>
    <w:rPr>
      <w:rFonts w:asciiTheme="minorHAnsi" w:hAnsiTheme="minorHAnsi"/>
      <w:szCs w:val="20"/>
    </w:rPr>
  </w:style>
  <w:style w:type="character" w:styleId="Textoennegrita">
    <w:name w:val="Strong"/>
    <w:basedOn w:val="Fuentedeprrafopredeter"/>
    <w:uiPriority w:val="22"/>
    <w:rsid w:val="00BA0215"/>
    <w:rPr>
      <w:b/>
      <w:bCs/>
    </w:rPr>
  </w:style>
  <w:style w:type="numbering" w:customStyle="1" w:styleId="Example">
    <w:name w:val="Example"/>
    <w:basedOn w:val="Sinlista"/>
    <w:uiPriority w:val="99"/>
    <w:rsid w:val="002F7058"/>
    <w:pPr>
      <w:numPr>
        <w:numId w:val="1"/>
      </w:numPr>
    </w:pPr>
  </w:style>
  <w:style w:type="paragraph" w:customStyle="1" w:styleId="Ejemplo">
    <w:name w:val="Ejemplo"/>
    <w:basedOn w:val="Normal"/>
    <w:autoRedefine/>
    <w:rsid w:val="000427B8"/>
    <w:pPr>
      <w:numPr>
        <w:ilvl w:val="1"/>
        <w:numId w:val="2"/>
      </w:numPr>
      <w:pBdr>
        <w:top w:val="dashed" w:sz="8" w:space="5" w:color="9BBB59" w:themeColor="accent3"/>
      </w:pBdr>
    </w:pPr>
    <w:rPr>
      <w:i/>
      <w14:textOutline w14:w="9525" w14:cap="rnd" w14:cmpd="sng" w14:algn="ctr">
        <w14:noFill/>
        <w14:prstDash w14:val="solid"/>
        <w14:bevel/>
      </w14:textOutline>
    </w:rPr>
  </w:style>
  <w:style w:type="paragraph" w:customStyle="1" w:styleId="Example0">
    <w:name w:val="Example0"/>
    <w:basedOn w:val="Descripcin"/>
    <w:next w:val="Normal"/>
    <w:link w:val="Example0Car"/>
    <w:qFormat/>
    <w:rsid w:val="004046C8"/>
    <w:pPr>
      <w:pBdr>
        <w:top w:val="single" w:sz="12" w:space="5" w:color="9BBB59" w:themeColor="accent3"/>
      </w:pBdr>
    </w:pPr>
    <w:rPr>
      <w:rFonts w:ascii="Arial Narrow" w:hAnsi="Arial Narrow" w:cs="Arial"/>
      <w:u w:val="single"/>
    </w:rPr>
  </w:style>
  <w:style w:type="paragraph" w:customStyle="1" w:styleId="Theorem0">
    <w:name w:val="Theorem0"/>
    <w:basedOn w:val="Descripcin"/>
    <w:next w:val="Normal"/>
    <w:link w:val="Theorem0Car"/>
    <w:qFormat/>
    <w:rsid w:val="0023489C"/>
    <w:pPr>
      <w:keepNext/>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rFonts w:ascii="Arial Narrow" w:hAnsi="Arial Narrow"/>
      <w:b/>
      <w:u w:val="single"/>
    </w:rPr>
  </w:style>
  <w:style w:type="character" w:customStyle="1" w:styleId="DescripcinCar">
    <w:name w:val="Descripción Car"/>
    <w:aliases w:val="Descripción_figura Car"/>
    <w:basedOn w:val="Fuentedeprrafopredeter"/>
    <w:link w:val="Descripcin"/>
    <w:uiPriority w:val="35"/>
    <w:rsid w:val="00C07660"/>
    <w:rPr>
      <w:rFonts w:ascii="Palatino Linotype" w:hAnsi="Palatino Linotype"/>
      <w:bCs/>
      <w:spacing w:val="-4"/>
      <w:sz w:val="20"/>
      <w:szCs w:val="18"/>
      <w14:ligatures w14:val="all"/>
      <w14:cntxtAlts/>
    </w:rPr>
  </w:style>
  <w:style w:type="character" w:customStyle="1" w:styleId="Example0Car">
    <w:name w:val="Example0 Car"/>
    <w:basedOn w:val="DescripcinCar"/>
    <w:link w:val="Example0"/>
    <w:rsid w:val="004046C8"/>
    <w:rPr>
      <w:rFonts w:ascii="Arial Narrow" w:hAnsi="Arial Narrow" w:cs="Arial"/>
      <w:bCs/>
      <w:spacing w:val="-4"/>
      <w:sz w:val="20"/>
      <w:szCs w:val="18"/>
      <w:u w:val="single"/>
      <w:lang w:val="en-US"/>
      <w14:ligatures w14:val="all"/>
      <w14:cntxtAlts/>
    </w:rPr>
  </w:style>
  <w:style w:type="paragraph" w:customStyle="1" w:styleId="Def0">
    <w:name w:val="Def0"/>
    <w:basedOn w:val="Normal"/>
    <w:link w:val="Def0Car"/>
    <w:qFormat/>
    <w:rsid w:val="004046C8"/>
    <w:rPr>
      <w:rFonts w:ascii="Arial Narrow" w:eastAsia="Arial Unicode MS" w:hAnsi="Arial Narrow" w:cs="Arial"/>
      <w:u w:val="single"/>
    </w:rPr>
  </w:style>
  <w:style w:type="character" w:customStyle="1" w:styleId="Theorem0Car">
    <w:name w:val="Theorem0 Car"/>
    <w:basedOn w:val="DescripcinCar"/>
    <w:link w:val="Theorem0"/>
    <w:rsid w:val="0023489C"/>
    <w:rPr>
      <w:rFonts w:ascii="Arial Narrow" w:hAnsi="Arial Narrow"/>
      <w:b/>
      <w:bCs/>
      <w:spacing w:val="-4"/>
      <w:sz w:val="20"/>
      <w:szCs w:val="18"/>
      <w:u w:val="single"/>
      <w:shd w:val="clear" w:color="auto" w:fill="D9D9D9" w:themeFill="background1" w:themeFillShade="D9"/>
      <w:lang w:val="en-US"/>
      <w14:ligatures w14:val="all"/>
      <w14:cntxtAlts/>
    </w:rPr>
  </w:style>
  <w:style w:type="character" w:customStyle="1" w:styleId="Def0Car">
    <w:name w:val="Def0 Car"/>
    <w:basedOn w:val="Fuentedeprrafopredeter"/>
    <w:link w:val="Def0"/>
    <w:rsid w:val="004046C8"/>
    <w:rPr>
      <w:rFonts w:ascii="Arial Narrow" w:eastAsia="Arial Unicode MS" w:hAnsi="Arial Narrow" w:cs="Arial"/>
      <w:spacing w:val="-4"/>
      <w:sz w:val="20"/>
      <w:u w:val="single"/>
      <w:lang w:val="en-US"/>
      <w14:ligatures w14:val="all"/>
      <w14:cntxtAlts/>
    </w:rPr>
  </w:style>
  <w:style w:type="paragraph" w:styleId="Tabladeilustraciones">
    <w:name w:val="table of figures"/>
    <w:basedOn w:val="Normal"/>
    <w:next w:val="Normal"/>
    <w:uiPriority w:val="99"/>
    <w:unhideWhenUsed/>
    <w:rsid w:val="00CD6A95"/>
    <w:pPr>
      <w:spacing w:after="0"/>
    </w:pPr>
  </w:style>
  <w:style w:type="paragraph" w:customStyle="1" w:styleId="Figures">
    <w:name w:val="Figures"/>
    <w:basedOn w:val="Descripcin"/>
    <w:link w:val="FiguresCar"/>
    <w:qFormat/>
    <w:rsid w:val="00A10F47"/>
    <w:rPr>
      <w:b/>
      <w:i/>
      <w:sz w:val="18"/>
    </w:rPr>
  </w:style>
  <w:style w:type="character" w:customStyle="1" w:styleId="FiguresCar">
    <w:name w:val="Figures Car"/>
    <w:basedOn w:val="DescripcinCar"/>
    <w:link w:val="Figures"/>
    <w:rsid w:val="00A10F47"/>
    <w:rPr>
      <w:rFonts w:ascii="Palatino Linotype" w:hAnsi="Palatino Linotype"/>
      <w:b/>
      <w:bCs/>
      <w:i/>
      <w:spacing w:val="-4"/>
      <w:sz w:val="18"/>
      <w:szCs w:val="18"/>
      <w:lang w:val="en-US"/>
      <w14:ligatures w14:val="all"/>
      <w14:cntxtAlts/>
    </w:rPr>
  </w:style>
  <w:style w:type="character" w:customStyle="1" w:styleId="SinespaciadoCar">
    <w:name w:val="Sin espaciado Car"/>
    <w:basedOn w:val="Fuentedeprrafopredeter"/>
    <w:link w:val="Sinespaciado"/>
    <w:uiPriority w:val="1"/>
    <w:rsid w:val="005B0A2F"/>
    <w:rPr>
      <w:rFonts w:ascii="Palatino Linotype" w:hAnsi="Palatino Linotype"/>
      <w:spacing w:val="-4"/>
      <w:sz w:val="18"/>
      <w14:ligatures w14:val="all"/>
      <w14:cntxtAlts/>
    </w:rPr>
  </w:style>
  <w:style w:type="character" w:styleId="Hipervnculovisitado">
    <w:name w:val="FollowedHyperlink"/>
    <w:basedOn w:val="Fuentedeprrafopredeter"/>
    <w:uiPriority w:val="99"/>
    <w:semiHidden/>
    <w:unhideWhenUsed/>
    <w:rsid w:val="004A61DD"/>
    <w:rPr>
      <w:color w:val="800080" w:themeColor="followedHyperlink"/>
      <w:u w:val="single"/>
    </w:rPr>
  </w:style>
  <w:style w:type="paragraph" w:styleId="ndice1">
    <w:name w:val="index 1"/>
    <w:basedOn w:val="Normal"/>
    <w:next w:val="Normal"/>
    <w:autoRedefine/>
    <w:uiPriority w:val="99"/>
    <w:unhideWhenUsed/>
    <w:rsid w:val="007E6A55"/>
    <w:pPr>
      <w:tabs>
        <w:tab w:val="right" w:leader="dot" w:pos="3261"/>
      </w:tabs>
      <w:spacing w:before="0" w:after="0"/>
      <w:ind w:left="200" w:hanging="200"/>
    </w:pPr>
  </w:style>
  <w:style w:type="paragraph" w:styleId="Textonotaalfinal">
    <w:name w:val="endnote text"/>
    <w:basedOn w:val="Normal"/>
    <w:link w:val="TextonotaalfinalCar"/>
    <w:uiPriority w:val="99"/>
    <w:semiHidden/>
    <w:unhideWhenUsed/>
    <w:rsid w:val="004A61DD"/>
    <w:pPr>
      <w:spacing w:before="0" w:after="0"/>
    </w:pPr>
    <w:rPr>
      <w:szCs w:val="20"/>
    </w:rPr>
  </w:style>
  <w:style w:type="character" w:customStyle="1" w:styleId="TextonotaalfinalCar">
    <w:name w:val="Texto nota al final Car"/>
    <w:basedOn w:val="Fuentedeprrafopredeter"/>
    <w:link w:val="Textonotaalfinal"/>
    <w:uiPriority w:val="99"/>
    <w:semiHidden/>
    <w:rsid w:val="004A61DD"/>
    <w:rPr>
      <w:rFonts w:ascii="Palatino Linotype" w:hAnsi="Palatino Linotype"/>
      <w:spacing w:val="-4"/>
      <w:sz w:val="20"/>
      <w:szCs w:val="20"/>
      <w14:ligatures w14:val="all"/>
      <w14:cntxtAlts/>
    </w:rPr>
  </w:style>
  <w:style w:type="paragraph" w:customStyle="1" w:styleId="Text">
    <w:name w:val="Text"/>
    <w:basedOn w:val="Normal"/>
    <w:rsid w:val="004A61DD"/>
    <w:pPr>
      <w:autoSpaceDE w:val="0"/>
      <w:autoSpaceDN w:val="0"/>
      <w:spacing w:before="0" w:after="0" w:line="252" w:lineRule="auto"/>
      <w:ind w:firstLine="202"/>
    </w:pPr>
    <w:rPr>
      <w:rFonts w:eastAsia="Times New Roman" w:cs="Times New Roman"/>
      <w:spacing w:val="0"/>
      <w:szCs w:val="20"/>
      <w14:ligatures w14:val="none"/>
      <w14:cntxtAlts w14:val="0"/>
    </w:rPr>
  </w:style>
  <w:style w:type="character" w:styleId="Refdenotaalfinal">
    <w:name w:val="endnote reference"/>
    <w:basedOn w:val="Fuentedeprrafopredeter"/>
    <w:uiPriority w:val="99"/>
    <w:semiHidden/>
    <w:unhideWhenUsed/>
    <w:rsid w:val="004A61DD"/>
    <w:rPr>
      <w:vertAlign w:val="superscript"/>
    </w:rPr>
  </w:style>
  <w:style w:type="table" w:styleId="Tablaconcuadrcula">
    <w:name w:val="Table Grid"/>
    <w:basedOn w:val="Tablanormal"/>
    <w:uiPriority w:val="39"/>
    <w:rsid w:val="009A4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5">
    <w:name w:val="toc 5"/>
    <w:basedOn w:val="Normal"/>
    <w:next w:val="Normal"/>
    <w:autoRedefine/>
    <w:uiPriority w:val="39"/>
    <w:unhideWhenUsed/>
    <w:rsid w:val="00FE5FAC"/>
    <w:pPr>
      <w:tabs>
        <w:tab w:val="clear" w:pos="8789"/>
      </w:tabs>
      <w:spacing w:before="0" w:after="0"/>
      <w:ind w:left="800"/>
      <w:jc w:val="left"/>
    </w:pPr>
    <w:rPr>
      <w:rFonts w:asciiTheme="minorHAnsi" w:hAnsiTheme="minorHAnsi"/>
      <w:szCs w:val="20"/>
    </w:rPr>
  </w:style>
  <w:style w:type="paragraph" w:styleId="TDC6">
    <w:name w:val="toc 6"/>
    <w:basedOn w:val="Normal"/>
    <w:next w:val="Normal"/>
    <w:autoRedefine/>
    <w:uiPriority w:val="39"/>
    <w:unhideWhenUsed/>
    <w:rsid w:val="00FE5FAC"/>
    <w:pPr>
      <w:tabs>
        <w:tab w:val="clear" w:pos="8789"/>
      </w:tabs>
      <w:spacing w:before="0" w:after="0"/>
      <w:ind w:left="1000"/>
      <w:jc w:val="left"/>
    </w:pPr>
    <w:rPr>
      <w:rFonts w:asciiTheme="minorHAnsi" w:hAnsiTheme="minorHAnsi"/>
      <w:szCs w:val="20"/>
    </w:rPr>
  </w:style>
  <w:style w:type="paragraph" w:styleId="TDC7">
    <w:name w:val="toc 7"/>
    <w:basedOn w:val="Normal"/>
    <w:next w:val="Normal"/>
    <w:autoRedefine/>
    <w:uiPriority w:val="39"/>
    <w:unhideWhenUsed/>
    <w:rsid w:val="00FE5FAC"/>
    <w:pPr>
      <w:tabs>
        <w:tab w:val="clear" w:pos="8789"/>
      </w:tabs>
      <w:spacing w:before="0" w:after="0"/>
      <w:ind w:left="1200"/>
      <w:jc w:val="left"/>
    </w:pPr>
    <w:rPr>
      <w:rFonts w:asciiTheme="minorHAnsi" w:hAnsiTheme="minorHAnsi"/>
      <w:szCs w:val="20"/>
    </w:rPr>
  </w:style>
  <w:style w:type="paragraph" w:styleId="TDC8">
    <w:name w:val="toc 8"/>
    <w:basedOn w:val="Normal"/>
    <w:next w:val="Normal"/>
    <w:autoRedefine/>
    <w:uiPriority w:val="39"/>
    <w:unhideWhenUsed/>
    <w:rsid w:val="00FE5FAC"/>
    <w:pPr>
      <w:tabs>
        <w:tab w:val="clear" w:pos="8789"/>
      </w:tabs>
      <w:spacing w:before="0" w:after="0"/>
      <w:ind w:left="1400"/>
      <w:jc w:val="left"/>
    </w:pPr>
    <w:rPr>
      <w:rFonts w:asciiTheme="minorHAnsi" w:hAnsiTheme="minorHAnsi"/>
      <w:szCs w:val="20"/>
    </w:rPr>
  </w:style>
  <w:style w:type="paragraph" w:styleId="TDC9">
    <w:name w:val="toc 9"/>
    <w:basedOn w:val="Normal"/>
    <w:next w:val="Normal"/>
    <w:autoRedefine/>
    <w:uiPriority w:val="39"/>
    <w:unhideWhenUsed/>
    <w:rsid w:val="00FE5FAC"/>
    <w:pPr>
      <w:tabs>
        <w:tab w:val="clear" w:pos="8789"/>
      </w:tabs>
      <w:spacing w:before="0" w:after="0"/>
      <w:ind w:left="1600"/>
      <w:jc w:val="left"/>
    </w:pPr>
    <w:rPr>
      <w:rFonts w:asciiTheme="minorHAnsi" w:hAnsiTheme="minorHAnsi"/>
      <w:szCs w:val="20"/>
    </w:rPr>
  </w:style>
  <w:style w:type="paragraph" w:styleId="Cita">
    <w:name w:val="Quote"/>
    <w:basedOn w:val="Normal"/>
    <w:next w:val="Normal"/>
    <w:link w:val="CitaCar"/>
    <w:uiPriority w:val="29"/>
    <w:rsid w:val="004B63EF"/>
    <w:rPr>
      <w:i/>
      <w:iCs/>
      <w:color w:val="000000" w:themeColor="text1"/>
    </w:rPr>
  </w:style>
  <w:style w:type="character" w:customStyle="1" w:styleId="CitaCar">
    <w:name w:val="Cita Car"/>
    <w:basedOn w:val="Fuentedeprrafopredeter"/>
    <w:link w:val="Cita"/>
    <w:uiPriority w:val="29"/>
    <w:rsid w:val="004B63EF"/>
    <w:rPr>
      <w:rFonts w:ascii="Palatino Linotype" w:hAnsi="Palatino Linotype"/>
      <w:i/>
      <w:iCs/>
      <w:color w:val="000000" w:themeColor="text1"/>
      <w:spacing w:val="-4"/>
      <w:sz w:val="20"/>
      <w:lang w:val="en-GB"/>
      <w14:ligatures w14:val="all"/>
      <w14:cntxtAlts/>
    </w:rPr>
  </w:style>
  <w:style w:type="paragraph" w:customStyle="1" w:styleId="Ejemplos">
    <w:name w:val="Ejemplos"/>
    <w:basedOn w:val="Descripcin"/>
    <w:link w:val="EjemplosCar"/>
    <w:qFormat/>
    <w:rsid w:val="00A3374E"/>
    <w:pPr>
      <w:pBdr>
        <w:top w:val="single" w:sz="18" w:space="5" w:color="A6A6A6" w:themeColor="background1" w:themeShade="A6"/>
        <w:bottom w:val="single" w:sz="18" w:space="5" w:color="A6A6A6" w:themeColor="background1" w:themeShade="A6"/>
      </w:pBdr>
    </w:pPr>
    <w:rPr>
      <w:i/>
    </w:rPr>
  </w:style>
  <w:style w:type="paragraph" w:customStyle="1" w:styleId="Teorema">
    <w:name w:val="Teorema"/>
    <w:basedOn w:val="Descripcin"/>
    <w:link w:val="TeoremaCar"/>
    <w:qFormat/>
    <w:rsid w:val="00AD5F9F"/>
    <w:pPr>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color w:val="000000"/>
    </w:rPr>
  </w:style>
  <w:style w:type="character" w:customStyle="1" w:styleId="EjemplosCar">
    <w:name w:val="Ejemplos Car"/>
    <w:basedOn w:val="DescripcinCar"/>
    <w:link w:val="Ejemplos"/>
    <w:rsid w:val="00A3374E"/>
    <w:rPr>
      <w:rFonts w:ascii="Palatino Linotype" w:hAnsi="Palatino Linotype"/>
      <w:bCs/>
      <w:i/>
      <w:spacing w:val="-4"/>
      <w:sz w:val="20"/>
      <w:szCs w:val="18"/>
      <w14:ligatures w14:val="all"/>
      <w14:cntxtAlts/>
    </w:rPr>
  </w:style>
  <w:style w:type="character" w:customStyle="1" w:styleId="TeoremaCar">
    <w:name w:val="Teorema Car"/>
    <w:basedOn w:val="DescripcinCar"/>
    <w:link w:val="Teorema"/>
    <w:rsid w:val="00AD5F9F"/>
    <w:rPr>
      <w:rFonts w:ascii="Palatino Linotype" w:hAnsi="Palatino Linotype"/>
      <w:bCs/>
      <w:color w:val="000000"/>
      <w:spacing w:val="-4"/>
      <w:sz w:val="20"/>
      <w:szCs w:val="18"/>
      <w:shd w:val="clear" w:color="auto" w:fill="D9D9D9" w:themeFill="background1" w:themeFillShade="D9"/>
      <w14:ligatures w14:val="all"/>
      <w14:cntxtAlts/>
    </w:rPr>
  </w:style>
  <w:style w:type="character" w:styleId="Nmerodepgina">
    <w:name w:val="page number"/>
    <w:basedOn w:val="Fuentedeprrafopredeter"/>
    <w:uiPriority w:val="99"/>
    <w:semiHidden/>
    <w:unhideWhenUsed/>
    <w:rsid w:val="00FE1B77"/>
  </w:style>
  <w:style w:type="paragraph" w:customStyle="1" w:styleId="footnotedescription">
    <w:name w:val="footnote description"/>
    <w:next w:val="Normal"/>
    <w:link w:val="footnotedescriptionChar"/>
    <w:hidden/>
    <w:rsid w:val="000C377B"/>
    <w:pPr>
      <w:spacing w:after="0" w:line="242" w:lineRule="auto"/>
      <w:ind w:left="786" w:hanging="80"/>
    </w:pPr>
    <w:rPr>
      <w:rFonts w:ascii="Times New Roman" w:eastAsia="Times New Roman" w:hAnsi="Times New Roman" w:cs="Times New Roman"/>
      <w:color w:val="000000"/>
      <w:sz w:val="16"/>
      <w:lang w:eastAsia="es-ES"/>
    </w:rPr>
  </w:style>
  <w:style w:type="character" w:customStyle="1" w:styleId="footnotedescriptionChar">
    <w:name w:val="footnote description Char"/>
    <w:link w:val="footnotedescription"/>
    <w:rsid w:val="000C377B"/>
    <w:rPr>
      <w:rFonts w:ascii="Times New Roman" w:eastAsia="Times New Roman" w:hAnsi="Times New Roman" w:cs="Times New Roman"/>
      <w:color w:val="000000"/>
      <w:sz w:val="16"/>
      <w:lang w:eastAsia="es-ES"/>
    </w:rPr>
  </w:style>
  <w:style w:type="character" w:customStyle="1" w:styleId="footnotemark">
    <w:name w:val="footnote mark"/>
    <w:hidden/>
    <w:rsid w:val="000C377B"/>
    <w:rPr>
      <w:rFonts w:ascii="Times New Roman" w:eastAsia="Times New Roman" w:hAnsi="Times New Roman" w:cs="Times New Roman"/>
      <w:color w:val="000000"/>
      <w:sz w:val="16"/>
      <w:vertAlign w:val="superscript"/>
    </w:rPr>
  </w:style>
  <w:style w:type="table" w:customStyle="1" w:styleId="TableGrid">
    <w:name w:val="TableGrid"/>
    <w:rsid w:val="000C377B"/>
    <w:pPr>
      <w:spacing w:after="0" w:line="240" w:lineRule="auto"/>
    </w:pPr>
    <w:rPr>
      <w:rFonts w:eastAsiaTheme="minorEastAsia"/>
      <w:lang w:eastAsia="es-ES"/>
    </w:rPr>
    <w:tblPr>
      <w:tblCellMar>
        <w:top w:w="0" w:type="dxa"/>
        <w:left w:w="0" w:type="dxa"/>
        <w:bottom w:w="0" w:type="dxa"/>
        <w:right w:w="0" w:type="dxa"/>
      </w:tblCellMar>
    </w:tblPr>
  </w:style>
  <w:style w:type="paragraph" w:customStyle="1" w:styleId="citacelebracapitulo">
    <w:name w:val="cita_celebra_capitulo"/>
    <w:basedOn w:val="Normal"/>
    <w:link w:val="citacelebracapituloCar"/>
    <w:qFormat/>
    <w:rsid w:val="000C377B"/>
    <w:pPr>
      <w:widowControl/>
      <w:spacing w:before="0" w:after="264" w:line="250" w:lineRule="auto"/>
      <w:ind w:left="4580" w:right="-15" w:firstLine="198"/>
      <w:contextualSpacing/>
    </w:pPr>
    <w:rPr>
      <w:rFonts w:eastAsia="Times New Roman" w:cs="Times New Roman"/>
      <w:i/>
      <w:color w:val="000000"/>
      <w:spacing w:val="0"/>
      <w:sz w:val="18"/>
      <w:lang w:eastAsia="es-ES"/>
      <w14:ligatures w14:val="none"/>
      <w14:cntxtAlts w14:val="0"/>
    </w:rPr>
  </w:style>
  <w:style w:type="paragraph" w:customStyle="1" w:styleId="autorcitacelebrecapitulo">
    <w:name w:val="autor_cita_celebre_capitulo"/>
    <w:basedOn w:val="Normal"/>
    <w:link w:val="autorcitacelebrecapituloCar"/>
    <w:qFormat/>
    <w:rsid w:val="000C377B"/>
    <w:pPr>
      <w:widowControl/>
      <w:spacing w:before="0" w:after="595" w:line="538" w:lineRule="auto"/>
      <w:ind w:left="10" w:right="-15" w:firstLine="198"/>
      <w:contextualSpacing/>
      <w:jc w:val="right"/>
    </w:pPr>
    <w:rPr>
      <w:rFonts w:eastAsia="Times New Roman" w:cs="Times New Roman"/>
      <w:color w:val="000000"/>
      <w:spacing w:val="0"/>
      <w:sz w:val="18"/>
      <w:lang w:eastAsia="es-ES"/>
      <w14:ligatures w14:val="none"/>
      <w14:cntxtAlts w14:val="0"/>
    </w:rPr>
  </w:style>
  <w:style w:type="character" w:customStyle="1" w:styleId="citacelebracapituloCar">
    <w:name w:val="cita_celebra_capitulo Car"/>
    <w:basedOn w:val="Fuentedeprrafopredeter"/>
    <w:link w:val="citacelebracapitulo"/>
    <w:rsid w:val="000C377B"/>
    <w:rPr>
      <w:rFonts w:ascii="Times New Roman" w:eastAsia="Times New Roman" w:hAnsi="Times New Roman" w:cs="Times New Roman"/>
      <w:i/>
      <w:color w:val="000000"/>
      <w:sz w:val="18"/>
      <w:lang w:eastAsia="es-ES"/>
    </w:rPr>
  </w:style>
  <w:style w:type="character" w:customStyle="1" w:styleId="autorcitacelebrecapituloCar">
    <w:name w:val="autor_cita_celebre_capitulo Car"/>
    <w:basedOn w:val="Fuentedeprrafopredeter"/>
    <w:link w:val="autorcitacelebrecapitulo"/>
    <w:rsid w:val="000C377B"/>
    <w:rPr>
      <w:rFonts w:ascii="Times New Roman" w:eastAsia="Times New Roman" w:hAnsi="Times New Roman" w:cs="Times New Roman"/>
      <w:color w:val="000000"/>
      <w:sz w:val="18"/>
      <w:lang w:eastAsia="es-ES"/>
    </w:rPr>
  </w:style>
  <w:style w:type="paragraph" w:customStyle="1" w:styleId="portadaproyecto">
    <w:name w:val="portada_proyecto"/>
    <w:basedOn w:val="Normal"/>
    <w:link w:val="portadaproyectoCar"/>
    <w:qFormat/>
    <w:rsid w:val="000C377B"/>
    <w:pPr>
      <w:widowControl/>
      <w:spacing w:before="0" w:after="0" w:line="276" w:lineRule="auto"/>
      <w:jc w:val="left"/>
    </w:pPr>
    <w:rPr>
      <w:rFonts w:eastAsia="Times New Roman" w:cs="Times New Roman"/>
      <w:color w:val="000000"/>
      <w:spacing w:val="0"/>
      <w:sz w:val="41"/>
      <w:lang w:eastAsia="es-ES"/>
      <w14:ligatures w14:val="none"/>
      <w14:cntxtAlts w14:val="0"/>
    </w:rPr>
  </w:style>
  <w:style w:type="paragraph" w:customStyle="1" w:styleId="portadaautores">
    <w:name w:val="portada_autores"/>
    <w:basedOn w:val="Normal"/>
    <w:link w:val="portadaautoresCar"/>
    <w:qFormat/>
    <w:rsid w:val="000C377B"/>
    <w:pPr>
      <w:widowControl/>
      <w:spacing w:before="0" w:after="448"/>
      <w:ind w:firstLine="198"/>
      <w:contextualSpacing/>
    </w:pPr>
    <w:rPr>
      <w:rFonts w:eastAsia="Times New Roman" w:cs="Times New Roman"/>
      <w:color w:val="000000"/>
      <w:spacing w:val="0"/>
      <w:sz w:val="24"/>
      <w:lang w:eastAsia="es-ES"/>
      <w14:ligatures w14:val="none"/>
      <w14:cntxtAlts w14:val="0"/>
    </w:rPr>
  </w:style>
  <w:style w:type="character" w:customStyle="1" w:styleId="portadaproyectoCar">
    <w:name w:val="portada_proyecto Car"/>
    <w:basedOn w:val="Fuentedeprrafopredeter"/>
    <w:link w:val="portadaproyecto"/>
    <w:rsid w:val="000C377B"/>
    <w:rPr>
      <w:rFonts w:ascii="Times New Roman" w:eastAsia="Times New Roman" w:hAnsi="Times New Roman" w:cs="Times New Roman"/>
      <w:color w:val="000000"/>
      <w:sz w:val="41"/>
      <w:lang w:eastAsia="es-ES"/>
    </w:rPr>
  </w:style>
  <w:style w:type="paragraph" w:customStyle="1" w:styleId="portadadepartamento">
    <w:name w:val="portada_departamento"/>
    <w:basedOn w:val="Normal"/>
    <w:link w:val="portadadepartamentoCar"/>
    <w:qFormat/>
    <w:rsid w:val="000C377B"/>
    <w:pPr>
      <w:widowControl/>
      <w:spacing w:before="0" w:after="0" w:line="276" w:lineRule="auto"/>
      <w:jc w:val="left"/>
    </w:pPr>
    <w:rPr>
      <w:rFonts w:eastAsia="Times New Roman" w:cs="Times New Roman"/>
      <w:b/>
      <w:color w:val="FFFFFF"/>
      <w:spacing w:val="0"/>
      <w:sz w:val="29"/>
      <w:lang w:eastAsia="es-ES"/>
      <w14:ligatures w14:val="none"/>
      <w14:cntxtAlts w14:val="0"/>
    </w:rPr>
  </w:style>
  <w:style w:type="character" w:customStyle="1" w:styleId="portadaautoresCar">
    <w:name w:val="portada_autores Car"/>
    <w:basedOn w:val="Fuentedeprrafopredeter"/>
    <w:link w:val="portadaautores"/>
    <w:rsid w:val="000C377B"/>
    <w:rPr>
      <w:rFonts w:ascii="Times New Roman" w:eastAsia="Times New Roman" w:hAnsi="Times New Roman" w:cs="Times New Roman"/>
      <w:color w:val="000000"/>
      <w:sz w:val="24"/>
      <w:lang w:eastAsia="es-ES"/>
    </w:rPr>
  </w:style>
  <w:style w:type="paragraph" w:customStyle="1" w:styleId="portadafecha">
    <w:name w:val="portada_fecha"/>
    <w:basedOn w:val="Normal"/>
    <w:link w:val="portadafechaCar"/>
    <w:qFormat/>
    <w:rsid w:val="000C377B"/>
    <w:pPr>
      <w:widowControl/>
      <w:spacing w:before="0" w:after="0" w:line="276" w:lineRule="auto"/>
      <w:jc w:val="center"/>
    </w:pPr>
    <w:rPr>
      <w:rFonts w:eastAsia="Times New Roman" w:cs="Times New Roman"/>
      <w:color w:val="FFFFFF"/>
      <w:spacing w:val="0"/>
      <w:lang w:eastAsia="es-ES"/>
      <w14:ligatures w14:val="none"/>
      <w14:cntxtAlts w14:val="0"/>
    </w:rPr>
  </w:style>
  <w:style w:type="character" w:customStyle="1" w:styleId="portadadepartamentoCar">
    <w:name w:val="portada_departamento Car"/>
    <w:basedOn w:val="Fuentedeprrafopredeter"/>
    <w:link w:val="portadadepartamento"/>
    <w:rsid w:val="000C377B"/>
    <w:rPr>
      <w:rFonts w:ascii="Times New Roman" w:eastAsia="Times New Roman" w:hAnsi="Times New Roman" w:cs="Times New Roman"/>
      <w:b/>
      <w:color w:val="FFFFFF"/>
      <w:sz w:val="29"/>
      <w:lang w:eastAsia="es-ES"/>
    </w:rPr>
  </w:style>
  <w:style w:type="paragraph" w:customStyle="1" w:styleId="subportadaproyecto">
    <w:name w:val="subportada_proyecto"/>
    <w:basedOn w:val="Normal"/>
    <w:link w:val="subportadaproyectoCar"/>
    <w:qFormat/>
    <w:rsid w:val="000C377B"/>
    <w:pPr>
      <w:widowControl/>
      <w:spacing w:before="0" w:after="8" w:line="246" w:lineRule="auto"/>
      <w:ind w:left="10" w:right="-15" w:hanging="10"/>
      <w:jc w:val="center"/>
    </w:pPr>
    <w:rPr>
      <w:rFonts w:eastAsia="Times New Roman" w:cs="Times New Roman"/>
      <w:color w:val="000000"/>
      <w:spacing w:val="0"/>
      <w:sz w:val="29"/>
      <w:lang w:eastAsia="es-ES"/>
      <w14:ligatures w14:val="none"/>
      <w14:cntxtAlts w14:val="0"/>
    </w:rPr>
  </w:style>
  <w:style w:type="character" w:customStyle="1" w:styleId="portadafechaCar">
    <w:name w:val="portada_fecha Car"/>
    <w:basedOn w:val="Fuentedeprrafopredeter"/>
    <w:link w:val="portadafecha"/>
    <w:rsid w:val="000C377B"/>
    <w:rPr>
      <w:rFonts w:ascii="Times New Roman" w:eastAsia="Times New Roman" w:hAnsi="Times New Roman" w:cs="Times New Roman"/>
      <w:color w:val="FFFFFF"/>
      <w:sz w:val="20"/>
      <w:lang w:eastAsia="es-ES"/>
    </w:rPr>
  </w:style>
  <w:style w:type="character" w:customStyle="1" w:styleId="subportadaproyectoCar">
    <w:name w:val="subportada_proyecto Car"/>
    <w:basedOn w:val="Fuentedeprrafopredeter"/>
    <w:link w:val="subportadaproyecto"/>
    <w:rsid w:val="000C377B"/>
    <w:rPr>
      <w:rFonts w:ascii="Times New Roman" w:eastAsia="Times New Roman" w:hAnsi="Times New Roman" w:cs="Times New Roman"/>
      <w:color w:val="000000"/>
      <w:sz w:val="29"/>
      <w:lang w:eastAsia="es-ES"/>
    </w:rPr>
  </w:style>
  <w:style w:type="paragraph" w:customStyle="1" w:styleId="TtuloPrevio">
    <w:name w:val="Título Previo"/>
    <w:basedOn w:val="Ttulo1"/>
    <w:link w:val="TtuloPrevioCar"/>
    <w:qFormat/>
    <w:rsid w:val="000C377B"/>
    <w:pPr>
      <w:keepNext/>
      <w:keepLines/>
      <w:widowControl/>
      <w:numPr>
        <w:numId w:val="0"/>
      </w:numPr>
      <w:pBdr>
        <w:bottom w:val="single" w:sz="36" w:space="1" w:color="808080" w:themeColor="background1" w:themeShade="80"/>
      </w:pBdr>
      <w:spacing w:before="0" w:after="1879" w:line="246" w:lineRule="auto"/>
      <w:ind w:left="432" w:right="-5" w:hanging="432"/>
      <w:contextualSpacing w:val="0"/>
    </w:pPr>
    <w:rPr>
      <w:rFonts w:ascii="Arial" w:eastAsia="Arial" w:hAnsi="Arial" w:cs="Arial"/>
      <w:smallCaps w:val="0"/>
      <w:color w:val="000000"/>
      <w:sz w:val="48"/>
    </w:rPr>
  </w:style>
  <w:style w:type="paragraph" w:customStyle="1" w:styleId="otrotitu">
    <w:name w:val="otro_titu"/>
    <w:basedOn w:val="Ttulo1"/>
    <w:link w:val="otrotituCar"/>
    <w:autoRedefine/>
    <w:qFormat/>
    <w:rsid w:val="00087CE5"/>
    <w:pPr>
      <w:keepNext/>
      <w:keepLines/>
      <w:widowControl/>
      <w:numPr>
        <w:numId w:val="0"/>
      </w:numPr>
      <w:pBdr>
        <w:bottom w:val="single" w:sz="36" w:space="1" w:color="808080" w:themeColor="background1" w:themeShade="80"/>
      </w:pBdr>
      <w:spacing w:before="0" w:after="1879" w:line="246" w:lineRule="auto"/>
      <w:ind w:right="-5"/>
      <w:contextualSpacing w:val="0"/>
    </w:pPr>
    <w:rPr>
      <w:rFonts w:ascii="Arial" w:eastAsia="Arial" w:hAnsi="Arial" w:cs="Arial"/>
      <w:smallCaps w:val="0"/>
      <w:color w:val="000000"/>
      <w:sz w:val="48"/>
    </w:rPr>
  </w:style>
  <w:style w:type="character" w:customStyle="1" w:styleId="TtuloPrevioCar">
    <w:name w:val="Título Previo Car"/>
    <w:basedOn w:val="Ttulo1Car"/>
    <w:link w:val="TtuloPrevio"/>
    <w:rsid w:val="000C377B"/>
    <w:rPr>
      <w:rFonts w:ascii="Arial" w:eastAsia="Arial" w:hAnsi="Arial" w:cs="Arial"/>
      <w:b/>
      <w:smallCaps w:val="0"/>
      <w:color w:val="000000"/>
      <w:spacing w:val="5"/>
      <w:kern w:val="28"/>
      <w:sz w:val="48"/>
      <w:szCs w:val="52"/>
      <w:lang w:eastAsia="es-ES"/>
      <w14:ligatures w14:val="historicalDiscretional"/>
    </w:rPr>
  </w:style>
  <w:style w:type="character" w:customStyle="1" w:styleId="otrotituCar">
    <w:name w:val="otro_titu Car"/>
    <w:basedOn w:val="TtuloPrevioCar"/>
    <w:link w:val="otrotitu"/>
    <w:rsid w:val="00087CE5"/>
    <w:rPr>
      <w:rFonts w:ascii="Arial" w:eastAsia="Arial" w:hAnsi="Arial" w:cs="Arial"/>
      <w:b/>
      <w:smallCaps w:val="0"/>
      <w:color w:val="000000"/>
      <w:spacing w:val="5"/>
      <w:kern w:val="28"/>
      <w:sz w:val="48"/>
      <w:szCs w:val="52"/>
      <w:lang w:eastAsia="es-ES"/>
      <w14:ligatures w14:val="historicalDiscretional"/>
    </w:rPr>
  </w:style>
  <w:style w:type="character" w:customStyle="1" w:styleId="Textodemarcadordeposicin">
    <w:name w:val="Texto de marcador de posición"/>
    <w:basedOn w:val="Fuentedeprrafopredeter"/>
    <w:uiPriority w:val="99"/>
    <w:semiHidden/>
    <w:rsid w:val="000C377B"/>
    <w:rPr>
      <w:color w:val="808080"/>
    </w:rPr>
  </w:style>
  <w:style w:type="paragraph" w:customStyle="1" w:styleId="encabezado0">
    <w:name w:val="encabezado"/>
    <w:basedOn w:val="Normal"/>
    <w:link w:val="encabezadoCar0"/>
    <w:autoRedefine/>
    <w:qFormat/>
    <w:rsid w:val="000C377B"/>
    <w:pPr>
      <w:widowControl/>
      <w:pBdr>
        <w:bottom w:val="single" w:sz="2" w:space="1" w:color="808080" w:themeColor="background1" w:themeShade="80"/>
      </w:pBdr>
      <w:tabs>
        <w:tab w:val="left" w:pos="708"/>
        <w:tab w:val="right" w:pos="9921"/>
      </w:tabs>
      <w:spacing w:before="0" w:after="448"/>
      <w:contextualSpacing/>
    </w:pPr>
    <w:rPr>
      <w:rFonts w:ascii="Arial" w:eastAsia="Arial" w:hAnsi="Arial" w:cs="Arial"/>
      <w:noProof/>
      <w:color w:val="000000" w:themeColor="text1"/>
      <w:spacing w:val="0"/>
      <w:sz w:val="18"/>
      <w:lang w:eastAsia="es-ES"/>
      <w14:ligatures w14:val="none"/>
      <w14:cntxtAlts w14:val="0"/>
    </w:rPr>
  </w:style>
  <w:style w:type="character" w:customStyle="1" w:styleId="encabezadoCar0">
    <w:name w:val="encabezado Car"/>
    <w:basedOn w:val="Fuentedeprrafopredeter"/>
    <w:link w:val="encabezado0"/>
    <w:rsid w:val="000C377B"/>
    <w:rPr>
      <w:rFonts w:ascii="Arial" w:eastAsia="Arial" w:hAnsi="Arial" w:cs="Arial"/>
      <w:noProof/>
      <w:color w:val="000000" w:themeColor="text1"/>
      <w:sz w:val="18"/>
      <w:lang w:eastAsia="es-ES"/>
    </w:rPr>
  </w:style>
  <w:style w:type="paragraph" w:customStyle="1" w:styleId="titulocodigo">
    <w:name w:val="titulo_codigo"/>
    <w:basedOn w:val="Normal"/>
    <w:link w:val="titulocodigoCar"/>
    <w:qFormat/>
    <w:rsid w:val="000C377B"/>
    <w:pPr>
      <w:widowControl/>
      <w:spacing w:before="0" w:after="448"/>
      <w:ind w:firstLine="198"/>
      <w:contextualSpacing/>
    </w:pPr>
    <w:rPr>
      <w:rFonts w:eastAsia="Arial" w:cs="Times New Roman"/>
      <w:b/>
      <w:color w:val="000000"/>
      <w:spacing w:val="0"/>
      <w:sz w:val="24"/>
      <w:szCs w:val="24"/>
      <w:lang w:eastAsia="es-ES"/>
      <w14:ligatures w14:val="none"/>
      <w14:cntxtAlts w14:val="0"/>
    </w:rPr>
  </w:style>
  <w:style w:type="paragraph" w:customStyle="1" w:styleId="codigocuerpo">
    <w:name w:val="codigo_cuerpo"/>
    <w:basedOn w:val="Normal"/>
    <w:link w:val="codigocuerpoCar"/>
    <w:qFormat/>
    <w:rsid w:val="000C377B"/>
    <w:pPr>
      <w:widowControl/>
      <w:spacing w:before="0" w:after="448"/>
      <w:ind w:firstLine="198"/>
      <w:contextualSpacing/>
    </w:pPr>
    <w:rPr>
      <w:rFonts w:ascii="Courier New" w:eastAsia="Calibri" w:hAnsi="Courier New" w:cs="Courier New"/>
      <w:color w:val="000000"/>
      <w:spacing w:val="0"/>
      <w:lang w:eastAsia="es-ES"/>
      <w14:ligatures w14:val="none"/>
      <w14:cntxtAlts w14:val="0"/>
    </w:rPr>
  </w:style>
  <w:style w:type="character" w:customStyle="1" w:styleId="titulocodigoCar">
    <w:name w:val="titulo_codigo Car"/>
    <w:basedOn w:val="Fuentedeprrafopredeter"/>
    <w:link w:val="titulocodigo"/>
    <w:rsid w:val="000C377B"/>
    <w:rPr>
      <w:rFonts w:ascii="Times New Roman" w:eastAsia="Arial" w:hAnsi="Times New Roman" w:cs="Times New Roman"/>
      <w:b/>
      <w:color w:val="000000"/>
      <w:sz w:val="24"/>
      <w:szCs w:val="24"/>
      <w:lang w:eastAsia="es-ES"/>
    </w:rPr>
  </w:style>
  <w:style w:type="character" w:customStyle="1" w:styleId="codigocuerpoCar">
    <w:name w:val="codigo_cuerpo Car"/>
    <w:basedOn w:val="Fuentedeprrafopredeter"/>
    <w:link w:val="codigocuerpo"/>
    <w:rsid w:val="000C377B"/>
    <w:rPr>
      <w:rFonts w:ascii="Courier New" w:eastAsia="Calibri" w:hAnsi="Courier New" w:cs="Courier New"/>
      <w:color w:val="000000"/>
      <w:sz w:val="20"/>
      <w:lang w:eastAsia="es-ES"/>
    </w:rPr>
  </w:style>
  <w:style w:type="paragraph" w:customStyle="1" w:styleId="Definicion">
    <w:name w:val="Definicion"/>
    <w:basedOn w:val="Normal"/>
    <w:link w:val="DefinicionCar"/>
    <w:qFormat/>
    <w:rsid w:val="000C377B"/>
    <w:pPr>
      <w:widowControl/>
      <w:spacing w:before="0" w:after="448"/>
      <w:ind w:firstLine="198"/>
      <w:contextualSpacing/>
    </w:pPr>
    <w:rPr>
      <w:rFonts w:ascii="Arial" w:eastAsia="Arial" w:hAnsi="Arial" w:cs="Arial"/>
      <w:b/>
      <w:color w:val="000000"/>
      <w:spacing w:val="0"/>
      <w:lang w:eastAsia="es-ES"/>
      <w14:ligatures w14:val="none"/>
      <w14:cntxtAlts w14:val="0"/>
    </w:rPr>
  </w:style>
  <w:style w:type="character" w:customStyle="1" w:styleId="DefinicionCar">
    <w:name w:val="Definicion Car"/>
    <w:basedOn w:val="Fuentedeprrafopredeter"/>
    <w:link w:val="Definicion"/>
    <w:rsid w:val="000C377B"/>
    <w:rPr>
      <w:rFonts w:ascii="Arial" w:eastAsia="Arial" w:hAnsi="Arial" w:cs="Arial"/>
      <w:b/>
      <w:color w:val="000000"/>
      <w:sz w:val="20"/>
      <w:lang w:eastAsia="es-ES"/>
    </w:rPr>
  </w:style>
  <w:style w:type="paragraph" w:customStyle="1" w:styleId="otrotitulo2">
    <w:name w:val="otro_titulo2"/>
    <w:basedOn w:val="Ttulo2"/>
    <w:link w:val="otrotitulo2Car"/>
    <w:autoRedefine/>
    <w:qFormat/>
    <w:rsid w:val="000C377B"/>
    <w:pPr>
      <w:ind w:left="0"/>
    </w:pPr>
    <w:rPr>
      <w:rFonts w:ascii="Arial" w:eastAsia="Arial" w:hAnsi="Arial" w:cs="Arial"/>
      <w:bCs w:val="0"/>
      <w:color w:val="000000"/>
      <w:lang w:eastAsia="es-ES"/>
    </w:rPr>
  </w:style>
  <w:style w:type="character" w:customStyle="1" w:styleId="otrotitulo2Car">
    <w:name w:val="otro_titulo2 Car"/>
    <w:basedOn w:val="Ttulo2Car"/>
    <w:link w:val="otrotitulo2"/>
    <w:rsid w:val="000C377B"/>
    <w:rPr>
      <w:rFonts w:ascii="Arial" w:eastAsia="Arial" w:hAnsi="Arial" w:cs="Arial"/>
      <w:b/>
      <w:bCs w:val="0"/>
      <w:color w:val="000000"/>
      <w:sz w:val="28"/>
      <w:szCs w:val="28"/>
      <w:lang w:val="en-US" w:eastAsia="es-ES"/>
      <w14:ligatures w14:val="historicalDiscretional"/>
    </w:rPr>
  </w:style>
  <w:style w:type="paragraph" w:customStyle="1" w:styleId="teorema0">
    <w:name w:val="teorema"/>
    <w:basedOn w:val="Normal"/>
    <w:link w:val="teoremaCar0"/>
    <w:qFormat/>
    <w:rsid w:val="000C377B"/>
    <w:pPr>
      <w:widowControl/>
      <w:spacing w:before="0" w:after="448"/>
      <w:ind w:firstLine="198"/>
      <w:contextualSpacing/>
    </w:pPr>
    <w:rPr>
      <w:rFonts w:eastAsia="Times New Roman" w:cs="Times New Roman"/>
      <w:b/>
      <w:color w:val="000000"/>
      <w:spacing w:val="0"/>
      <w:lang w:eastAsia="es-ES"/>
      <w14:ligatures w14:val="none"/>
      <w14:cntxtAlts w14:val="0"/>
    </w:rPr>
  </w:style>
  <w:style w:type="paragraph" w:customStyle="1" w:styleId="demostracion">
    <w:name w:val="demostracion"/>
    <w:basedOn w:val="Normal"/>
    <w:link w:val="demostracionCar"/>
    <w:qFormat/>
    <w:rsid w:val="000C377B"/>
    <w:pPr>
      <w:widowControl/>
      <w:spacing w:before="0" w:after="448"/>
      <w:ind w:firstLine="198"/>
      <w:contextualSpacing/>
    </w:pPr>
    <w:rPr>
      <w:rFonts w:ascii="Arial" w:eastAsia="Arial" w:hAnsi="Arial" w:cs="Arial"/>
      <w:b/>
      <w:i/>
      <w:color w:val="000000"/>
      <w:spacing w:val="0"/>
      <w:lang w:eastAsia="es-ES"/>
      <w14:ligatures w14:val="none"/>
      <w14:cntxtAlts w14:val="0"/>
    </w:rPr>
  </w:style>
  <w:style w:type="character" w:customStyle="1" w:styleId="teoremaCar0">
    <w:name w:val="teorema Car"/>
    <w:basedOn w:val="Fuentedeprrafopredeter"/>
    <w:link w:val="teorema0"/>
    <w:rsid w:val="000C377B"/>
    <w:rPr>
      <w:rFonts w:ascii="Times New Roman" w:eastAsia="Times New Roman" w:hAnsi="Times New Roman" w:cs="Times New Roman"/>
      <w:b/>
      <w:color w:val="000000"/>
      <w:sz w:val="20"/>
      <w:lang w:eastAsia="es-ES"/>
    </w:rPr>
  </w:style>
  <w:style w:type="character" w:customStyle="1" w:styleId="demostracionCar">
    <w:name w:val="demostracion Car"/>
    <w:basedOn w:val="Fuentedeprrafopredeter"/>
    <w:link w:val="demostracion"/>
    <w:rsid w:val="000C377B"/>
    <w:rPr>
      <w:rFonts w:ascii="Arial" w:eastAsia="Arial" w:hAnsi="Arial" w:cs="Arial"/>
      <w:b/>
      <w:i/>
      <w:color w:val="000000"/>
      <w:sz w:val="20"/>
      <w:lang w:eastAsia="es-ES"/>
    </w:rPr>
  </w:style>
  <w:style w:type="paragraph" w:styleId="Encabezadodelista">
    <w:name w:val="toa heading"/>
    <w:basedOn w:val="Normal"/>
    <w:next w:val="Normal"/>
    <w:uiPriority w:val="99"/>
    <w:semiHidden/>
    <w:unhideWhenUsed/>
    <w:rsid w:val="00D11F92"/>
    <w:rPr>
      <w:rFonts w:asciiTheme="majorHAnsi" w:eastAsiaTheme="majorEastAsia" w:hAnsiTheme="majorHAnsi" w:cstheme="majorBidi"/>
      <w:b/>
      <w:bCs/>
      <w:sz w:val="24"/>
      <w:szCs w:val="24"/>
    </w:rPr>
  </w:style>
  <w:style w:type="paragraph" w:styleId="Textoconsangra">
    <w:name w:val="table of authorities"/>
    <w:basedOn w:val="Normal"/>
    <w:next w:val="Normal"/>
    <w:uiPriority w:val="99"/>
    <w:semiHidden/>
    <w:unhideWhenUsed/>
    <w:rsid w:val="000C491C"/>
    <w:pPr>
      <w:tabs>
        <w:tab w:val="clear" w:pos="8789"/>
      </w:tabs>
      <w:spacing w:after="0"/>
      <w:ind w:left="220" w:hanging="220"/>
    </w:pPr>
  </w:style>
  <w:style w:type="character" w:styleId="Mencinsinresolver">
    <w:name w:val="Unresolved Mention"/>
    <w:basedOn w:val="Fuentedeprrafopredeter"/>
    <w:uiPriority w:val="99"/>
    <w:semiHidden/>
    <w:unhideWhenUsed/>
    <w:rsid w:val="00CD35C6"/>
    <w:rPr>
      <w:color w:val="605E5C"/>
      <w:shd w:val="clear" w:color="auto" w:fill="E1DFDD"/>
    </w:rPr>
  </w:style>
  <w:style w:type="paragraph" w:styleId="Revisin">
    <w:name w:val="Revision"/>
    <w:hidden/>
    <w:uiPriority w:val="99"/>
    <w:semiHidden/>
    <w:rsid w:val="00394669"/>
    <w:pPr>
      <w:spacing w:after="0" w:line="240" w:lineRule="auto"/>
    </w:pPr>
    <w:rPr>
      <w:rFonts w:ascii="Times New Roman" w:hAnsi="Times New Roman"/>
      <w:spacing w:val="-4"/>
      <w14:ligatures w14:val="all"/>
      <w14:cntxtAlt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522561">
      <w:bodyDiv w:val="1"/>
      <w:marLeft w:val="0"/>
      <w:marRight w:val="0"/>
      <w:marTop w:val="0"/>
      <w:marBottom w:val="0"/>
      <w:divBdr>
        <w:top w:val="none" w:sz="0" w:space="0" w:color="auto"/>
        <w:left w:val="none" w:sz="0" w:space="0" w:color="auto"/>
        <w:bottom w:val="none" w:sz="0" w:space="0" w:color="auto"/>
        <w:right w:val="none" w:sz="0" w:space="0" w:color="auto"/>
      </w:divBdr>
    </w:div>
    <w:div w:id="107480617">
      <w:bodyDiv w:val="1"/>
      <w:marLeft w:val="0"/>
      <w:marRight w:val="0"/>
      <w:marTop w:val="0"/>
      <w:marBottom w:val="0"/>
      <w:divBdr>
        <w:top w:val="none" w:sz="0" w:space="0" w:color="auto"/>
        <w:left w:val="none" w:sz="0" w:space="0" w:color="auto"/>
        <w:bottom w:val="none" w:sz="0" w:space="0" w:color="auto"/>
        <w:right w:val="none" w:sz="0" w:space="0" w:color="auto"/>
      </w:divBdr>
    </w:div>
    <w:div w:id="271860481">
      <w:bodyDiv w:val="1"/>
      <w:marLeft w:val="0"/>
      <w:marRight w:val="0"/>
      <w:marTop w:val="0"/>
      <w:marBottom w:val="0"/>
      <w:divBdr>
        <w:top w:val="none" w:sz="0" w:space="0" w:color="auto"/>
        <w:left w:val="none" w:sz="0" w:space="0" w:color="auto"/>
        <w:bottom w:val="none" w:sz="0" w:space="0" w:color="auto"/>
        <w:right w:val="none" w:sz="0" w:space="0" w:color="auto"/>
      </w:divBdr>
    </w:div>
    <w:div w:id="486871588">
      <w:bodyDiv w:val="1"/>
      <w:marLeft w:val="0"/>
      <w:marRight w:val="0"/>
      <w:marTop w:val="0"/>
      <w:marBottom w:val="0"/>
      <w:divBdr>
        <w:top w:val="none" w:sz="0" w:space="0" w:color="auto"/>
        <w:left w:val="none" w:sz="0" w:space="0" w:color="auto"/>
        <w:bottom w:val="none" w:sz="0" w:space="0" w:color="auto"/>
        <w:right w:val="none" w:sz="0" w:space="0" w:color="auto"/>
      </w:divBdr>
    </w:div>
    <w:div w:id="491027368">
      <w:bodyDiv w:val="1"/>
      <w:marLeft w:val="0"/>
      <w:marRight w:val="0"/>
      <w:marTop w:val="0"/>
      <w:marBottom w:val="0"/>
      <w:divBdr>
        <w:top w:val="none" w:sz="0" w:space="0" w:color="auto"/>
        <w:left w:val="none" w:sz="0" w:space="0" w:color="auto"/>
        <w:bottom w:val="none" w:sz="0" w:space="0" w:color="auto"/>
        <w:right w:val="none" w:sz="0" w:space="0" w:color="auto"/>
      </w:divBdr>
    </w:div>
    <w:div w:id="561713610">
      <w:bodyDiv w:val="1"/>
      <w:marLeft w:val="0"/>
      <w:marRight w:val="0"/>
      <w:marTop w:val="0"/>
      <w:marBottom w:val="0"/>
      <w:divBdr>
        <w:top w:val="none" w:sz="0" w:space="0" w:color="auto"/>
        <w:left w:val="none" w:sz="0" w:space="0" w:color="auto"/>
        <w:bottom w:val="none" w:sz="0" w:space="0" w:color="auto"/>
        <w:right w:val="none" w:sz="0" w:space="0" w:color="auto"/>
      </w:divBdr>
    </w:div>
    <w:div w:id="1008406648">
      <w:bodyDiv w:val="1"/>
      <w:marLeft w:val="0"/>
      <w:marRight w:val="0"/>
      <w:marTop w:val="0"/>
      <w:marBottom w:val="0"/>
      <w:divBdr>
        <w:top w:val="none" w:sz="0" w:space="0" w:color="auto"/>
        <w:left w:val="none" w:sz="0" w:space="0" w:color="auto"/>
        <w:bottom w:val="none" w:sz="0" w:space="0" w:color="auto"/>
        <w:right w:val="none" w:sz="0" w:space="0" w:color="auto"/>
      </w:divBdr>
    </w:div>
    <w:div w:id="1084645514">
      <w:bodyDiv w:val="1"/>
      <w:marLeft w:val="0"/>
      <w:marRight w:val="0"/>
      <w:marTop w:val="0"/>
      <w:marBottom w:val="0"/>
      <w:divBdr>
        <w:top w:val="none" w:sz="0" w:space="0" w:color="auto"/>
        <w:left w:val="none" w:sz="0" w:space="0" w:color="auto"/>
        <w:bottom w:val="none" w:sz="0" w:space="0" w:color="auto"/>
        <w:right w:val="none" w:sz="0" w:space="0" w:color="auto"/>
      </w:divBdr>
    </w:div>
    <w:div w:id="1185900630">
      <w:bodyDiv w:val="1"/>
      <w:marLeft w:val="0"/>
      <w:marRight w:val="0"/>
      <w:marTop w:val="0"/>
      <w:marBottom w:val="0"/>
      <w:divBdr>
        <w:top w:val="none" w:sz="0" w:space="0" w:color="auto"/>
        <w:left w:val="none" w:sz="0" w:space="0" w:color="auto"/>
        <w:bottom w:val="none" w:sz="0" w:space="0" w:color="auto"/>
        <w:right w:val="none" w:sz="0" w:space="0" w:color="auto"/>
      </w:divBdr>
    </w:div>
    <w:div w:id="1244799400">
      <w:bodyDiv w:val="1"/>
      <w:marLeft w:val="0"/>
      <w:marRight w:val="0"/>
      <w:marTop w:val="0"/>
      <w:marBottom w:val="0"/>
      <w:divBdr>
        <w:top w:val="none" w:sz="0" w:space="0" w:color="auto"/>
        <w:left w:val="none" w:sz="0" w:space="0" w:color="auto"/>
        <w:bottom w:val="none" w:sz="0" w:space="0" w:color="auto"/>
        <w:right w:val="none" w:sz="0" w:space="0" w:color="auto"/>
      </w:divBdr>
    </w:div>
    <w:div w:id="1388341414">
      <w:bodyDiv w:val="1"/>
      <w:marLeft w:val="0"/>
      <w:marRight w:val="0"/>
      <w:marTop w:val="0"/>
      <w:marBottom w:val="0"/>
      <w:divBdr>
        <w:top w:val="none" w:sz="0" w:space="0" w:color="auto"/>
        <w:left w:val="none" w:sz="0" w:space="0" w:color="auto"/>
        <w:bottom w:val="none" w:sz="0" w:space="0" w:color="auto"/>
        <w:right w:val="none" w:sz="0" w:space="0" w:color="auto"/>
      </w:divBdr>
    </w:div>
    <w:div w:id="1565528677">
      <w:bodyDiv w:val="1"/>
      <w:marLeft w:val="0"/>
      <w:marRight w:val="0"/>
      <w:marTop w:val="0"/>
      <w:marBottom w:val="0"/>
      <w:divBdr>
        <w:top w:val="none" w:sz="0" w:space="0" w:color="auto"/>
        <w:left w:val="none" w:sz="0" w:space="0" w:color="auto"/>
        <w:bottom w:val="none" w:sz="0" w:space="0" w:color="auto"/>
        <w:right w:val="none" w:sz="0" w:space="0" w:color="auto"/>
      </w:divBdr>
    </w:div>
    <w:div w:id="1744832767">
      <w:bodyDiv w:val="1"/>
      <w:marLeft w:val="0"/>
      <w:marRight w:val="0"/>
      <w:marTop w:val="0"/>
      <w:marBottom w:val="0"/>
      <w:divBdr>
        <w:top w:val="none" w:sz="0" w:space="0" w:color="auto"/>
        <w:left w:val="none" w:sz="0" w:space="0" w:color="auto"/>
        <w:bottom w:val="none" w:sz="0" w:space="0" w:color="auto"/>
        <w:right w:val="none" w:sz="0" w:space="0" w:color="auto"/>
      </w:divBdr>
    </w:div>
    <w:div w:id="1860702901">
      <w:bodyDiv w:val="1"/>
      <w:marLeft w:val="0"/>
      <w:marRight w:val="0"/>
      <w:marTop w:val="0"/>
      <w:marBottom w:val="0"/>
      <w:divBdr>
        <w:top w:val="none" w:sz="0" w:space="0" w:color="auto"/>
        <w:left w:val="none" w:sz="0" w:space="0" w:color="auto"/>
        <w:bottom w:val="none" w:sz="0" w:space="0" w:color="auto"/>
        <w:right w:val="none" w:sz="0" w:space="0" w:color="auto"/>
      </w:divBdr>
    </w:div>
    <w:div w:id="1967463516">
      <w:bodyDiv w:val="1"/>
      <w:marLeft w:val="0"/>
      <w:marRight w:val="0"/>
      <w:marTop w:val="0"/>
      <w:marBottom w:val="0"/>
      <w:divBdr>
        <w:top w:val="none" w:sz="0" w:space="0" w:color="auto"/>
        <w:left w:val="none" w:sz="0" w:space="0" w:color="auto"/>
        <w:bottom w:val="none" w:sz="0" w:space="0" w:color="auto"/>
        <w:right w:val="none" w:sz="0" w:space="0" w:color="auto"/>
      </w:divBdr>
    </w:div>
    <w:div w:id="2005552719">
      <w:bodyDiv w:val="1"/>
      <w:marLeft w:val="0"/>
      <w:marRight w:val="0"/>
      <w:marTop w:val="0"/>
      <w:marBottom w:val="0"/>
      <w:divBdr>
        <w:top w:val="none" w:sz="0" w:space="0" w:color="auto"/>
        <w:left w:val="none" w:sz="0" w:space="0" w:color="auto"/>
        <w:bottom w:val="none" w:sz="0" w:space="0" w:color="auto"/>
        <w:right w:val="none" w:sz="0" w:space="0" w:color="auto"/>
      </w:divBdr>
    </w:div>
    <w:div w:id="205527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image" Target="media/image7.png"/><Relationship Id="rId34" Type="http://schemas.openxmlformats.org/officeDocument/2006/relationships/image" Target="media/image12.PNG"/><Relationship Id="rId42" Type="http://schemas.openxmlformats.org/officeDocument/2006/relationships/image" Target="media/image17.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7.PNG"/><Relationship Id="rId63" Type="http://schemas.openxmlformats.org/officeDocument/2006/relationships/image" Target="media/image33.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eader" Target="header1.xml"/><Relationship Id="rId29" Type="http://schemas.openxmlformats.org/officeDocument/2006/relationships/footer" Target="footer7.xml"/><Relationship Id="rId11" Type="http://schemas.openxmlformats.org/officeDocument/2006/relationships/image" Target="media/image3.png"/><Relationship Id="rId24" Type="http://schemas.openxmlformats.org/officeDocument/2006/relationships/footer" Target="footer4.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s://docs.labs.mediatek.com/resource/linkit-smart-7688/en/tutorials/firmware-and-bootloader/update-the-firmware-with-a-usb-drive" TargetMode="External"/><Relationship Id="rId45" Type="http://schemas.openxmlformats.org/officeDocument/2006/relationships/image" Target="media/image19.PNG"/><Relationship Id="rId53" Type="http://schemas.openxmlformats.org/officeDocument/2006/relationships/hyperlink" Target="https://github.com/blynkkk/blynk-server" TargetMode="External"/><Relationship Id="rId58" Type="http://schemas.openxmlformats.org/officeDocument/2006/relationships/image" Target="media/image30.PNG"/><Relationship Id="rId66" Type="http://schemas.microsoft.com/office/2011/relationships/people" Target="people.xml"/><Relationship Id="rId5" Type="http://schemas.openxmlformats.org/officeDocument/2006/relationships/settings" Target="settings.xml"/><Relationship Id="rId61" Type="http://schemas.openxmlformats.org/officeDocument/2006/relationships/hyperlink" Target="https://geekytheory.com/tutorial-raspberry-pi-15-instalacion-de-apache-mysql-php" TargetMode="External"/><Relationship Id="rId19" Type="http://schemas.openxmlformats.org/officeDocument/2006/relationships/footer" Target="footer3.xml"/><Relationship Id="rId14" Type="http://schemas.openxmlformats.org/officeDocument/2006/relationships/image" Target="media/image6.png"/><Relationship Id="rId22" Type="http://schemas.openxmlformats.org/officeDocument/2006/relationships/header" Target="header3.xml"/><Relationship Id="rId27" Type="http://schemas.openxmlformats.org/officeDocument/2006/relationships/footer" Target="footer6.xm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18.png"/><Relationship Id="rId48" Type="http://schemas.openxmlformats.org/officeDocument/2006/relationships/image" Target="media/image22.PNG"/><Relationship Id="rId56" Type="http://schemas.openxmlformats.org/officeDocument/2006/relationships/image" Target="media/image28.PNG"/><Relationship Id="rId64" Type="http://schemas.openxmlformats.org/officeDocument/2006/relationships/footer" Target="footer8.xml"/><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footer" Target="footer5.xm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0.PNG"/><Relationship Id="rId59" Type="http://schemas.openxmlformats.org/officeDocument/2006/relationships/image" Target="media/image31.png"/><Relationship Id="rId67" Type="http://schemas.openxmlformats.org/officeDocument/2006/relationships/glossaryDocument" Target="glossary/document.xml"/><Relationship Id="rId20" Type="http://schemas.openxmlformats.org/officeDocument/2006/relationships/header" Target="header2.xml"/><Relationship Id="rId41" Type="http://schemas.openxmlformats.org/officeDocument/2006/relationships/hyperlink" Target="https://docs.labs.mediatek.com/resource/linkit-smart-7688/en/get-started/get-started-with-the-linkit-smart-7688-duo-development-board/install-arduino-ide-with-board-support-package" TargetMode="External"/><Relationship Id="rId54" Type="http://schemas.openxmlformats.org/officeDocument/2006/relationships/hyperlink" Target="https://cloud.google.com/?hl=es" TargetMode="External"/><Relationship Id="rId62" Type="http://schemas.openxmlformats.org/officeDocument/2006/relationships/hyperlink" Target="http://89.39.22.36/mysql2.php" TargetMode="Externa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hyperlink" Target="file:///C:\Users\Elias\Documents\Desktop\universidad\tfg.docx" TargetMode="External"/><Relationship Id="rId23" Type="http://schemas.openxmlformats.org/officeDocument/2006/relationships/header" Target="header4.xml"/><Relationship Id="rId28" Type="http://schemas.openxmlformats.org/officeDocument/2006/relationships/header" Target="header6.xml"/><Relationship Id="rId36" Type="http://schemas.openxmlformats.org/officeDocument/2006/relationships/image" Target="media/image14.png"/><Relationship Id="rId49" Type="http://schemas.openxmlformats.org/officeDocument/2006/relationships/image" Target="media/image23.png"/><Relationship Id="rId57" Type="http://schemas.openxmlformats.org/officeDocument/2006/relationships/image" Target="media/image29.PNG"/><Relationship Id="rId10" Type="http://schemas.openxmlformats.org/officeDocument/2006/relationships/image" Target="media/image2.png"/><Relationship Id="rId31" Type="http://schemas.openxmlformats.org/officeDocument/2006/relationships/image" Target="media/image9.PNG"/><Relationship Id="rId44" Type="http://schemas.openxmlformats.org/officeDocument/2006/relationships/hyperlink" Target="https://community.blynk.cc/t/using-c-on-a-raspberry-pi-with-blynk/11864" TargetMode="External"/><Relationship Id="rId52" Type="http://schemas.openxmlformats.org/officeDocument/2006/relationships/image" Target="media/image26.png"/><Relationship Id="rId60" Type="http://schemas.openxmlformats.org/officeDocument/2006/relationships/image" Target="media/image32.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2.xml"/><Relationship Id="rId39" Type="http://schemas.openxmlformats.org/officeDocument/2006/relationships/hyperlink" Target="https://docs.labs.mediatek.com/resource/linkit-smart-7688/en/download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F13720394E8FE4899FCEFA4100E2417"/>
        <w:category>
          <w:name w:val="General"/>
          <w:gallery w:val="placeholder"/>
        </w:category>
        <w:types>
          <w:type w:val="bbPlcHdr"/>
        </w:types>
        <w:behaviors>
          <w:behavior w:val="content"/>
        </w:behaviors>
        <w:guid w:val="{1DB5AF2D-4CCA-F644-86D0-CDF9826ADBD5}"/>
      </w:docPartPr>
      <w:docPartBody>
        <w:p w:rsidR="00FF60FB" w:rsidRDefault="00FF60FB" w:rsidP="00FF60FB">
          <w:pPr>
            <w:pStyle w:val="7F13720394E8FE4899FCEFA4100E2417"/>
          </w:pPr>
          <w:r w:rsidRPr="00400E93">
            <w:rPr>
              <w:rStyle w:val="Textodelmarcadordeposicin"/>
            </w:rPr>
            <w:t>[Título]</w:t>
          </w:r>
        </w:p>
      </w:docPartBody>
    </w:docPart>
    <w:docPart>
      <w:docPartPr>
        <w:name w:val="434B9D43258D7A4DB02EC13ADC4FE3FD"/>
        <w:category>
          <w:name w:val="General"/>
          <w:gallery w:val="placeholder"/>
        </w:category>
        <w:types>
          <w:type w:val="bbPlcHdr"/>
        </w:types>
        <w:behaviors>
          <w:behavior w:val="content"/>
        </w:behaviors>
        <w:guid w:val="{7DF7BCDF-6593-B742-B52B-873057700D03}"/>
      </w:docPartPr>
      <w:docPartBody>
        <w:p w:rsidR="00FF60FB" w:rsidRDefault="00FF60FB" w:rsidP="00FF60FB">
          <w:pPr>
            <w:pStyle w:val="434B9D43258D7A4DB02EC13ADC4FE3FD"/>
          </w:pPr>
          <w:r w:rsidRPr="00400E93">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Arial Narrow">
    <w:altName w:val="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Book Antiqua"/>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60FB"/>
    <w:rsid w:val="000362BE"/>
    <w:rsid w:val="000E5C5A"/>
    <w:rsid w:val="00127E8C"/>
    <w:rsid w:val="001A2FBE"/>
    <w:rsid w:val="0021616A"/>
    <w:rsid w:val="002E4527"/>
    <w:rsid w:val="0031486F"/>
    <w:rsid w:val="00356532"/>
    <w:rsid w:val="003C49B2"/>
    <w:rsid w:val="003D6942"/>
    <w:rsid w:val="00460060"/>
    <w:rsid w:val="00495B3F"/>
    <w:rsid w:val="004D31C0"/>
    <w:rsid w:val="004F760B"/>
    <w:rsid w:val="00585A11"/>
    <w:rsid w:val="00585F53"/>
    <w:rsid w:val="0059192A"/>
    <w:rsid w:val="00595838"/>
    <w:rsid w:val="005A183C"/>
    <w:rsid w:val="005B41A2"/>
    <w:rsid w:val="005F151C"/>
    <w:rsid w:val="00615D02"/>
    <w:rsid w:val="006752F9"/>
    <w:rsid w:val="00723CCA"/>
    <w:rsid w:val="00742EAB"/>
    <w:rsid w:val="007B2E2B"/>
    <w:rsid w:val="008228E3"/>
    <w:rsid w:val="00875091"/>
    <w:rsid w:val="00885FCE"/>
    <w:rsid w:val="00887492"/>
    <w:rsid w:val="008E5575"/>
    <w:rsid w:val="00A46827"/>
    <w:rsid w:val="00A7634F"/>
    <w:rsid w:val="00A858D1"/>
    <w:rsid w:val="00AC3C65"/>
    <w:rsid w:val="00AE797D"/>
    <w:rsid w:val="00B65233"/>
    <w:rsid w:val="00B81D4A"/>
    <w:rsid w:val="00BA5DF1"/>
    <w:rsid w:val="00C7307E"/>
    <w:rsid w:val="00CA7DA9"/>
    <w:rsid w:val="00CD6D1E"/>
    <w:rsid w:val="00D35AFE"/>
    <w:rsid w:val="00DC1782"/>
    <w:rsid w:val="00E80780"/>
    <w:rsid w:val="00EB3489"/>
    <w:rsid w:val="00EE0ADE"/>
    <w:rsid w:val="00F802C9"/>
    <w:rsid w:val="00FD0CCE"/>
    <w:rsid w:val="00FF60F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F60FB"/>
    <w:rPr>
      <w:color w:val="808080"/>
    </w:rPr>
  </w:style>
  <w:style w:type="paragraph" w:customStyle="1" w:styleId="2528E902FE99D44DB6E9BDBB3F9BAC14">
    <w:name w:val="2528E902FE99D44DB6E9BDBB3F9BAC14"/>
    <w:rsid w:val="00FF60FB"/>
  </w:style>
  <w:style w:type="paragraph" w:customStyle="1" w:styleId="7F13720394E8FE4899FCEFA4100E2417">
    <w:name w:val="7F13720394E8FE4899FCEFA4100E2417"/>
    <w:rsid w:val="00FF60FB"/>
  </w:style>
  <w:style w:type="paragraph" w:customStyle="1" w:styleId="EF472A5310328843B444EC78C0B4C971">
    <w:name w:val="EF472A5310328843B444EC78C0B4C971"/>
    <w:rsid w:val="00FF60FB"/>
  </w:style>
  <w:style w:type="paragraph" w:customStyle="1" w:styleId="434B9D43258D7A4DB02EC13ADC4FE3FD">
    <w:name w:val="434B9D43258D7A4DB02EC13ADC4FE3FD"/>
    <w:rsid w:val="00FF60FB"/>
  </w:style>
  <w:style w:type="paragraph" w:customStyle="1" w:styleId="A03C164317EA664586E4EBCFB2D6B0D6">
    <w:name w:val="A03C164317EA664586E4EBCFB2D6B0D6"/>
    <w:rsid w:val="00FF60FB"/>
  </w:style>
  <w:style w:type="paragraph" w:customStyle="1" w:styleId="178907DD0D72EA438D6DAB9A349957F4">
    <w:name w:val="178907DD0D72EA438D6DAB9A349957F4"/>
    <w:rsid w:val="00FF60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Aut12</b:Tag>
    <b:SourceType>ArticleInAPeriodical</b:SourceType>
    <b:Guid>{CF7A8CB1-B9EF-4CFE-8E24-7B3D936E492D}</b:Guid>
    <b:Author>
      <b:Author>
        <b:NameList>
          <b:Person>
            <b:Last>Autor</b:Last>
          </b:Person>
        </b:NameList>
      </b:Author>
    </b:Author>
    <b:Title>Este es el ejemplo de una cita</b:Title>
    <b:PeriodicalTitle>Tesis Doctoral</b:PeriodicalTitle>
    <b:Year>2012</b:Year>
    <b:Volume>2</b:Volume>
    <b:Issue>13</b:Issue>
    <b:RefOrder>1</b:RefOrder>
  </b:Source>
  <b:Source>
    <b:Tag>Otr01</b:Tag>
    <b:SourceType>ArticleInAPeriodical</b:SourceType>
    <b:Guid>{7FECE193-240C-40E4-B5D3-2328E66ED73E}</b:Guid>
    <b:Author>
      <b:Author>
        <b:NameList>
          <b:Person>
            <b:Last>Autor</b:Last>
            <b:First>Otro</b:First>
          </b:Person>
        </b:NameList>
      </b:Author>
    </b:Author>
    <b:Title>Otra cita distinta</b:Title>
    <b:PeriodicalTitle>revista</b:PeriodicalTitle>
    <b:Year>2001</b:Year>
    <b:Pages>12</b:Pages>
    <b:RefOrder>2</b:RefOrder>
  </b:Source>
</b:Sources>
</file>

<file path=customXml/itemProps1.xml><?xml version="1.0" encoding="utf-8"?>
<ds:datastoreItem xmlns:ds="http://schemas.openxmlformats.org/officeDocument/2006/customXml" ds:itemID="{B868233C-6416-4759-856D-DC93C0748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2534</TotalTime>
  <Pages>56</Pages>
  <Words>9024</Words>
  <Characters>49636</Characters>
  <Application>Microsoft Office Word</Application>
  <DocSecurity>0</DocSecurity>
  <Lines>413</Lines>
  <Paragraphs>117</Paragraphs>
  <ScaleCrop>false</ScaleCrop>
  <HeadingPairs>
    <vt:vector size="2" baseType="variant">
      <vt:variant>
        <vt:lpstr>Título</vt:lpstr>
      </vt:variant>
      <vt:variant>
        <vt:i4>1</vt:i4>
      </vt:variant>
    </vt:vector>
  </HeadingPairs>
  <TitlesOfParts>
    <vt:vector size="1" baseType="lpstr">
      <vt:lpstr>Monitorización-gestión consumo eléctrico de una vivienda.</vt:lpstr>
    </vt:vector>
  </TitlesOfParts>
  <Manager/>
  <Company>ETSI.US</Company>
  <LinksUpToDate>false</LinksUpToDate>
  <CharactersWithSpaces>58543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Monitorización-gestión consumo eléctrico de una vivienda.</dc:title>
  <dc:subject/>
  <dc:creator>Elías Marín Domínguez</dc:creator>
  <cp:keywords/>
  <dc:description/>
  <cp:lastModifiedBy>Elias Marin Dominguez</cp:lastModifiedBy>
  <cp:revision>35</cp:revision>
  <cp:lastPrinted>2018-11-22T19:28:00Z</cp:lastPrinted>
  <dcterms:created xsi:type="dcterms:W3CDTF">2018-10-22T11:21:00Z</dcterms:created>
  <dcterms:modified xsi:type="dcterms:W3CDTF">2018-12-14T16:31:00Z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Section">
    <vt:lpwstr>1</vt:lpwstr>
  </property>
  <property fmtid="{D5CDD505-2E9C-101B-9397-08002B2CF9AE}" pid="5" name="MTEquationNumber2">
    <vt:lpwstr>(#C1.#E1)</vt:lpwstr>
  </property>
  <property fmtid="{D5CDD505-2E9C-101B-9397-08002B2CF9AE}" pid="6" name="MTUseMTPrefs">
    <vt:lpwstr>1</vt:lpwstr>
  </property>
  <property fmtid="{D5CDD505-2E9C-101B-9397-08002B2CF9AE}" pid="7" name="MTDeferFieldUpdate">
    <vt:lpwstr>1</vt:lpwstr>
  </property>
</Properties>
</file>